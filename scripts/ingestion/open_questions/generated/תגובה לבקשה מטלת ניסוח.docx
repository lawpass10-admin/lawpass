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5DA4" w14:textId="77777777" w:rsidR="00AC5A37" w:rsidRPr="00AC5A37" w:rsidRDefault="00AC5A37" w:rsidP="00AC5A37">
      <w:pPr>
        <w:pStyle w:val="Heading2"/>
        <w:bidi/>
        <w:spacing w:before="75"/>
        <w:ind w:left="140" w:right="8328"/>
        <w:rPr>
          <w:rFonts w:ascii="David" w:hAnsi="David" w:cs="David"/>
          <w:color w:val="auto"/>
          <w:spacing w:val="-5"/>
          <w:sz w:val="24"/>
          <w:szCs w:val="24"/>
          <w:rtl/>
        </w:rPr>
      </w:pPr>
    </w:p>
    <w:tbl>
      <w:tblPr>
        <w:tblStyle w:val="TableGrid"/>
        <w:tblW w:w="0" w:type="auto"/>
        <w:tblInd w:w="140" w:type="dxa"/>
        <w:tblLook w:val="04A0" w:firstRow="1" w:lastRow="0" w:firstColumn="1" w:lastColumn="0" w:noHBand="0" w:noVBand="1"/>
        <w:tblPrChange w:id="0" w:author="Shay Shushan" w:date="2026-08-12T12:11:00Z" w16du:dateUtc="2026-08-12T09:11:00Z">
          <w:tblPr>
            <w:tblStyle w:val="TableGrid"/>
            <w:tblW w:w="0" w:type="auto"/>
            <w:tblInd w:w="140" w:type="dxa"/>
            <w:tblLook w:val="04A0" w:firstRow="1" w:lastRow="0" w:firstColumn="1" w:lastColumn="0" w:noHBand="0" w:noVBand="1"/>
          </w:tblPr>
        </w:tblPrChange>
      </w:tblPr>
      <w:tblGrid>
        <w:gridCol w:w="3314"/>
        <w:gridCol w:w="3062"/>
        <w:gridCol w:w="3390"/>
        <w:tblGridChange w:id="1">
          <w:tblGrid>
            <w:gridCol w:w="3314"/>
            <w:gridCol w:w="1567"/>
            <w:gridCol w:w="1495"/>
            <w:gridCol w:w="3390"/>
            <w:gridCol w:w="4885"/>
          </w:tblGrid>
        </w:tblGridChange>
      </w:tblGrid>
      <w:tr w:rsidR="005F5229" w14:paraId="18EDB43C" w14:textId="77777777" w:rsidTr="005F5229">
        <w:trPr>
          <w:ins w:id="2" w:author="Shay Shushan" w:date="2026-08-12T11:37:00Z"/>
        </w:trPr>
        <w:tc>
          <w:tcPr>
            <w:tcW w:w="3314" w:type="dxa"/>
            <w:tcPrChange w:id="3" w:author="Shay Shushan" w:date="2026-08-12T12:11:00Z" w16du:dateUtc="2026-08-12T09:11:00Z">
              <w:tcPr>
                <w:tcW w:w="4953" w:type="dxa"/>
                <w:gridSpan w:val="2"/>
              </w:tcPr>
            </w:tcPrChange>
          </w:tcPr>
          <w:p w14:paraId="019BF705" w14:textId="77777777" w:rsidR="005F5229" w:rsidRPr="00AC5A37" w:rsidDel="00AC5A37" w:rsidRDefault="005F5229">
            <w:pPr>
              <w:pStyle w:val="Heading2"/>
              <w:bidi/>
              <w:spacing w:before="75"/>
              <w:ind w:left="140"/>
              <w:jc w:val="right"/>
              <w:rPr>
                <w:ins w:id="4" w:author="Shay Shushan" w:date="2026-08-12T11:37:00Z" w16du:dateUtc="2026-08-12T08:37:00Z"/>
                <w:del w:id="5" w:author="Shay Shushan" w:date="2026-08-12T11:37:00Z" w16du:dateUtc="2026-08-12T08:37:00Z"/>
                <w:rFonts w:ascii="David" w:hAnsi="David" w:cs="David"/>
                <w:color w:val="auto"/>
                <w:sz w:val="24"/>
                <w:szCs w:val="24"/>
              </w:rPr>
              <w:pPrChange w:id="6" w:author="Shay Shushan" w:date="2026-08-12T13:00:00Z" w16du:dateUtc="2026-08-12T10:00:00Z">
                <w:pPr>
                  <w:pStyle w:val="Heading2"/>
                  <w:bidi/>
                  <w:spacing w:before="75"/>
                  <w:ind w:left="140"/>
                </w:pPr>
              </w:pPrChange>
            </w:pPr>
            <w:moveToRangeStart w:id="7" w:author="Shay Shushan" w:date="2026-08-12T11:37:00Z" w:name="move237427090"/>
            <w:ins w:id="8" w:author="Shay Shushan" w:date="2026-08-12T11:37:00Z" w16du:dateUtc="2026-08-12T08:37:00Z">
              <w:r w:rsidRPr="00AC5A37">
                <w:rPr>
                  <w:rFonts w:ascii="David" w:hAnsi="David" w:cs="David"/>
                  <w:color w:val="auto"/>
                  <w:spacing w:val="-5"/>
                  <w:sz w:val="24"/>
                  <w:szCs w:val="24"/>
                  <w:rtl/>
                </w:rPr>
                <w:t>ת</w:t>
              </w:r>
              <w:r w:rsidRPr="00AC5A37">
                <w:rPr>
                  <w:rFonts w:ascii="David" w:hAnsi="David" w:cs="David"/>
                  <w:color w:val="auto"/>
                  <w:spacing w:val="-5"/>
                  <w:sz w:val="24"/>
                  <w:szCs w:val="24"/>
                </w:rPr>
                <w:t>"</w:t>
              </w:r>
              <w:r w:rsidRPr="00AC5A37">
                <w:rPr>
                  <w:rFonts w:ascii="David" w:hAnsi="David" w:cs="David"/>
                  <w:color w:val="auto"/>
                  <w:spacing w:val="-5"/>
                  <w:sz w:val="24"/>
                  <w:szCs w:val="24"/>
                  <w:rtl/>
                </w:rPr>
                <w:t>א</w:t>
              </w:r>
              <w:r w:rsidRPr="00AC5A37">
                <w:rPr>
                  <w:rFonts w:ascii="David" w:hAnsi="David" w:cs="David"/>
                  <w:color w:val="auto"/>
                  <w:sz w:val="24"/>
                  <w:szCs w:val="24"/>
                  <w:rtl/>
                </w:rPr>
                <w:t xml:space="preserve"> </w:t>
              </w:r>
              <w:r w:rsidRPr="00AC5A37">
                <w:rPr>
                  <w:rFonts w:ascii="David" w:hAnsi="David" w:cs="David"/>
                  <w:color w:val="auto"/>
                  <w:sz w:val="24"/>
                  <w:szCs w:val="24"/>
                </w:rPr>
                <w:t>456-02-2</w:t>
              </w:r>
              <w:del w:id="9" w:author="Shay Shushan" w:date="2026-08-12T11:37:00Z" w16du:dateUtc="2026-08-12T08:37:00Z">
                <w:r w:rsidRPr="00AC5A37" w:rsidDel="00AC5A37">
                  <w:rPr>
                    <w:rFonts w:ascii="David" w:hAnsi="David" w:cs="David"/>
                    <w:color w:val="auto"/>
                    <w:sz w:val="24"/>
                    <w:szCs w:val="24"/>
                  </w:rPr>
                  <w:delText>6</w:delText>
                </w:r>
              </w:del>
            </w:ins>
          </w:p>
          <w:moveToRangeEnd w:id="7"/>
          <w:p w14:paraId="50F6A221" w14:textId="77777777" w:rsidR="005F5229" w:rsidRDefault="005F5229">
            <w:pPr>
              <w:pStyle w:val="Heading2"/>
              <w:bidi/>
              <w:spacing w:before="75"/>
              <w:ind w:left="140"/>
              <w:jc w:val="right"/>
              <w:rPr>
                <w:ins w:id="10" w:author="Shay Shushan" w:date="2026-08-12T11:37:00Z" w16du:dateUtc="2026-08-12T08:37:00Z"/>
                <w:rFonts w:ascii="David" w:hAnsi="David" w:cs="David"/>
                <w:color w:val="auto"/>
                <w:spacing w:val="-5"/>
                <w:sz w:val="24"/>
                <w:szCs w:val="24"/>
              </w:rPr>
              <w:pPrChange w:id="11" w:author="Shay Shushan" w:date="2026-08-12T13:00:00Z" w16du:dateUtc="2026-08-12T10:00:00Z">
                <w:pPr>
                  <w:pStyle w:val="Heading2"/>
                  <w:spacing w:before="75"/>
                </w:pPr>
              </w:pPrChange>
            </w:pPr>
          </w:p>
        </w:tc>
        <w:tc>
          <w:tcPr>
            <w:tcW w:w="3062" w:type="dxa"/>
            <w:tcPrChange w:id="12" w:author="Shay Shushan" w:date="2026-08-12T12:11:00Z" w16du:dateUtc="2026-08-12T09:11:00Z">
              <w:tcPr>
                <w:tcW w:w="4885" w:type="dxa"/>
                <w:gridSpan w:val="2"/>
              </w:tcPr>
            </w:tcPrChange>
          </w:tcPr>
          <w:p w14:paraId="5E16EDC7" w14:textId="77777777" w:rsidR="005F5229" w:rsidRPr="00AC5A37" w:rsidRDefault="005F5229" w:rsidP="00AC5A37">
            <w:pPr>
              <w:bidi/>
              <w:ind w:left="140" w:right="74"/>
              <w:rPr>
                <w:ins w:id="13" w:author="Shay Shushan" w:date="2026-08-12T12:11:00Z" w16du:dateUtc="2026-08-12T09:11:00Z"/>
                <w:rFonts w:ascii="David" w:hAnsi="David" w:cs="David"/>
                <w:b/>
                <w:bCs/>
                <w:spacing w:val="-5"/>
                <w:sz w:val="24"/>
                <w:szCs w:val="24"/>
                <w:rtl/>
              </w:rPr>
            </w:pPr>
          </w:p>
        </w:tc>
        <w:tc>
          <w:tcPr>
            <w:tcW w:w="3390" w:type="dxa"/>
            <w:tcPrChange w:id="14" w:author="Shay Shushan" w:date="2026-08-12T12:11:00Z" w16du:dateUtc="2026-08-12T09:11:00Z">
              <w:tcPr>
                <w:tcW w:w="4953" w:type="dxa"/>
              </w:tcPr>
            </w:tcPrChange>
          </w:tcPr>
          <w:p w14:paraId="5E50E16F" w14:textId="6DCFF5D5" w:rsidR="005F5229" w:rsidRPr="00AC5A37" w:rsidDel="00AC5A37" w:rsidRDefault="005F5229" w:rsidP="00AC5A37">
            <w:pPr>
              <w:bidi/>
              <w:ind w:left="140" w:right="74"/>
              <w:rPr>
                <w:ins w:id="15" w:author="Shay Shushan" w:date="2026-08-12T11:37:00Z" w16du:dateUtc="2026-08-12T08:37:00Z"/>
                <w:del w:id="16" w:author="Shay Shushan" w:date="2026-08-12T11:37:00Z" w16du:dateUtc="2026-08-12T08:37:00Z"/>
                <w:rFonts w:ascii="David" w:hAnsi="David" w:cs="David"/>
                <w:b/>
                <w:bCs/>
                <w:sz w:val="24"/>
                <w:szCs w:val="24"/>
              </w:rPr>
            </w:pPr>
            <w:moveToRangeStart w:id="17" w:author="Shay Shushan" w:date="2026-08-12T11:37:00Z" w:name="move237427080"/>
            <w:ins w:id="18" w:author="Shay Shushan" w:date="2026-08-12T11:37:00Z" w16du:dateUtc="2026-08-12T08:37:00Z">
              <w:r w:rsidRPr="00AC5A37">
                <w:rPr>
                  <w:rFonts w:ascii="David" w:hAnsi="David" w:cs="David"/>
                  <w:b/>
                  <w:bCs/>
                  <w:spacing w:val="-5"/>
                  <w:sz w:val="24"/>
                  <w:szCs w:val="24"/>
                  <w:rtl/>
                </w:rPr>
                <w:t>בית</w:t>
              </w:r>
              <w:r w:rsidRPr="00AC5A37">
                <w:rPr>
                  <w:rFonts w:ascii="David" w:hAnsi="David" w:cs="David"/>
                  <w:b/>
                  <w:bCs/>
                  <w:spacing w:val="-1"/>
                  <w:sz w:val="24"/>
                  <w:szCs w:val="24"/>
                  <w:rtl/>
                </w:rPr>
                <w:t xml:space="preserve"> </w:t>
              </w:r>
              <w:r w:rsidRPr="00AC5A37">
                <w:rPr>
                  <w:rFonts w:ascii="David" w:hAnsi="David" w:cs="David"/>
                  <w:b/>
                  <w:bCs/>
                  <w:sz w:val="24"/>
                  <w:szCs w:val="24"/>
                  <w:rtl/>
                </w:rPr>
                <w:t>משפט</w:t>
              </w:r>
              <w:r w:rsidRPr="00AC5A37">
                <w:rPr>
                  <w:rFonts w:ascii="David" w:hAnsi="David" w:cs="David"/>
                  <w:b/>
                  <w:bCs/>
                  <w:spacing w:val="-1"/>
                  <w:sz w:val="24"/>
                  <w:szCs w:val="24"/>
                  <w:rtl/>
                </w:rPr>
                <w:t xml:space="preserve"> </w:t>
              </w:r>
              <w:r w:rsidRPr="00AC5A37">
                <w:rPr>
                  <w:rFonts w:ascii="David" w:hAnsi="David" w:cs="David"/>
                  <w:b/>
                  <w:bCs/>
                  <w:sz w:val="24"/>
                  <w:szCs w:val="24"/>
                  <w:rtl/>
                </w:rPr>
                <w:t>השלום</w:t>
              </w:r>
              <w:r w:rsidRPr="00AC5A37">
                <w:rPr>
                  <w:rFonts w:ascii="David" w:hAnsi="David" w:cs="David"/>
                  <w:b/>
                  <w:bCs/>
                  <w:spacing w:val="-1"/>
                  <w:sz w:val="24"/>
                  <w:szCs w:val="24"/>
                  <w:rtl/>
                </w:rPr>
                <w:t xml:space="preserve"> </w:t>
              </w:r>
              <w:r w:rsidRPr="00AC5A37">
                <w:rPr>
                  <w:rFonts w:ascii="David" w:hAnsi="David" w:cs="David"/>
                  <w:b/>
                  <w:bCs/>
                  <w:sz w:val="24"/>
                  <w:szCs w:val="24"/>
                  <w:rtl/>
                </w:rPr>
                <w:t>בחיפה</w:t>
              </w:r>
            </w:ins>
          </w:p>
          <w:moveToRangeEnd w:id="17"/>
          <w:p w14:paraId="20B69E90" w14:textId="77777777" w:rsidR="005F5229" w:rsidRDefault="005F5229">
            <w:pPr>
              <w:bidi/>
              <w:ind w:left="140" w:right="74"/>
              <w:rPr>
                <w:ins w:id="19" w:author="Shay Shushan" w:date="2026-08-12T11:37:00Z" w16du:dateUtc="2026-08-12T08:37:00Z"/>
              </w:rPr>
              <w:pPrChange w:id="20" w:author="Shay Shushan" w:date="2026-08-12T11:37:00Z" w16du:dateUtc="2026-08-12T08:37:00Z">
                <w:pPr>
                  <w:pStyle w:val="Heading2"/>
                  <w:spacing w:before="75"/>
                </w:pPr>
              </w:pPrChange>
            </w:pPr>
          </w:p>
        </w:tc>
      </w:tr>
      <w:tr w:rsidR="005F5229" w14:paraId="53B8620F" w14:textId="77777777" w:rsidTr="005F5229">
        <w:trPr>
          <w:ins w:id="21" w:author="Shay Shushan" w:date="2026-08-12T11:37:00Z"/>
        </w:trPr>
        <w:tc>
          <w:tcPr>
            <w:tcW w:w="3314" w:type="dxa"/>
            <w:tcPrChange w:id="22" w:author="Shay Shushan" w:date="2026-08-12T12:11:00Z" w16du:dateUtc="2026-08-12T09:11:00Z">
              <w:tcPr>
                <w:tcW w:w="4953" w:type="dxa"/>
                <w:gridSpan w:val="2"/>
              </w:tcPr>
            </w:tcPrChange>
          </w:tcPr>
          <w:p w14:paraId="7D7901AE" w14:textId="77777777" w:rsidR="005F5229" w:rsidRDefault="005F5229" w:rsidP="00AC5A37">
            <w:pPr>
              <w:pStyle w:val="Heading2"/>
              <w:spacing w:before="75"/>
              <w:jc w:val="right"/>
              <w:rPr>
                <w:ins w:id="23" w:author="Shay Shushan" w:date="2026-08-12T11:39:00Z" w16du:dateUtc="2026-08-12T08:39:00Z"/>
                <w:rFonts w:ascii="David" w:hAnsi="David" w:cs="David"/>
                <w:color w:val="auto"/>
                <w:spacing w:val="-5"/>
                <w:sz w:val="24"/>
                <w:szCs w:val="24"/>
                <w:rtl/>
              </w:rPr>
            </w:pPr>
          </w:p>
          <w:p w14:paraId="59A0667E" w14:textId="77777777" w:rsidR="005F5229" w:rsidRDefault="005F5229" w:rsidP="00AC5A37">
            <w:pPr>
              <w:rPr>
                <w:ins w:id="24" w:author="Shay Shushan" w:date="2026-08-12T11:39:00Z" w16du:dateUtc="2026-08-12T08:39:00Z"/>
                <w:rtl/>
              </w:rPr>
            </w:pPr>
          </w:p>
          <w:p w14:paraId="722824EE" w14:textId="056502E4" w:rsidR="005F5229" w:rsidRPr="00AC5A37" w:rsidRDefault="005F5229">
            <w:pPr>
              <w:rPr>
                <w:ins w:id="25" w:author="Shay Shushan" w:date="2026-08-12T11:37:00Z" w16du:dateUtc="2026-08-12T08:37:00Z"/>
                <w:b/>
                <w:bCs/>
                <w:u w:val="single"/>
                <w:rPrChange w:id="26" w:author="Shay Shushan" w:date="2026-08-12T11:39:00Z" w16du:dateUtc="2026-08-12T08:39:00Z">
                  <w:rPr>
                    <w:ins w:id="27" w:author="Shay Shushan" w:date="2026-08-12T11:37:00Z" w16du:dateUtc="2026-08-12T08:37:00Z"/>
                    <w:rFonts w:ascii="David" w:hAnsi="David" w:cs="David"/>
                    <w:color w:val="auto"/>
                    <w:spacing w:val="-5"/>
                    <w:sz w:val="24"/>
                    <w:szCs w:val="24"/>
                  </w:rPr>
                </w:rPrChange>
              </w:rPr>
              <w:pPrChange w:id="28" w:author="Shay Shushan" w:date="2026-08-12T11:39:00Z" w16du:dateUtc="2026-08-12T08:39:00Z">
                <w:pPr>
                  <w:pStyle w:val="Heading2"/>
                  <w:spacing w:before="75"/>
                </w:pPr>
              </w:pPrChange>
            </w:pPr>
            <w:ins w:id="29" w:author="Shay Shushan" w:date="2026-08-12T12:13:00Z" w16du:dateUtc="2026-08-12T09:13:00Z">
              <w:r>
                <w:rPr>
                  <w:rFonts w:hint="cs"/>
                  <w:b/>
                  <w:bCs/>
                  <w:u w:val="single"/>
                  <w:rtl/>
                </w:rPr>
                <w:t>המשיב/התובע</w:t>
              </w:r>
            </w:ins>
          </w:p>
        </w:tc>
        <w:tc>
          <w:tcPr>
            <w:tcW w:w="3062" w:type="dxa"/>
            <w:tcPrChange w:id="30" w:author="Shay Shushan" w:date="2026-08-12T12:11:00Z" w16du:dateUtc="2026-08-12T09:11:00Z">
              <w:tcPr>
                <w:tcW w:w="4885" w:type="dxa"/>
                <w:gridSpan w:val="2"/>
              </w:tcPr>
            </w:tcPrChange>
          </w:tcPr>
          <w:p w14:paraId="7312CCFB" w14:textId="77777777" w:rsidR="005F5229" w:rsidRDefault="005F5229" w:rsidP="00AC5A37">
            <w:pPr>
              <w:pStyle w:val="Heading2"/>
              <w:spacing w:before="75"/>
              <w:jc w:val="right"/>
              <w:rPr>
                <w:ins w:id="31" w:author="Shay Shushan" w:date="2026-08-12T12:11:00Z" w16du:dateUtc="2026-08-12T09:11:00Z"/>
                <w:rFonts w:ascii="David" w:hAnsi="David" w:cs="David"/>
                <w:color w:val="auto"/>
                <w:spacing w:val="-5"/>
                <w:sz w:val="24"/>
                <w:szCs w:val="24"/>
                <w:rtl/>
              </w:rPr>
            </w:pPr>
          </w:p>
        </w:tc>
        <w:tc>
          <w:tcPr>
            <w:tcW w:w="3390" w:type="dxa"/>
            <w:tcPrChange w:id="32" w:author="Shay Shushan" w:date="2026-08-12T12:11:00Z" w16du:dateUtc="2026-08-12T09:11:00Z">
              <w:tcPr>
                <w:tcW w:w="4953" w:type="dxa"/>
              </w:tcPr>
            </w:tcPrChange>
          </w:tcPr>
          <w:p w14:paraId="26428B3E" w14:textId="30ACDFCF" w:rsidR="005F5229" w:rsidRDefault="005F5229" w:rsidP="00AC5A37">
            <w:pPr>
              <w:pStyle w:val="Heading2"/>
              <w:spacing w:before="75"/>
              <w:jc w:val="right"/>
              <w:rPr>
                <w:ins w:id="33" w:author="Shay Shushan" w:date="2026-08-12T11:38:00Z" w16du:dateUtc="2026-08-12T08:38:00Z"/>
                <w:rFonts w:ascii="David" w:hAnsi="David" w:cs="David"/>
                <w:color w:val="auto"/>
                <w:spacing w:val="-5"/>
                <w:sz w:val="24"/>
                <w:szCs w:val="24"/>
                <w:rtl/>
              </w:rPr>
            </w:pPr>
            <w:ins w:id="34" w:author="Shay Shushan" w:date="2026-08-12T11:38:00Z" w16du:dateUtc="2026-08-12T08:38:00Z">
              <w:r>
                <w:rPr>
                  <w:rFonts w:ascii="David" w:hAnsi="David" w:cs="David" w:hint="cs"/>
                  <w:color w:val="auto"/>
                  <w:spacing w:val="-5"/>
                  <w:sz w:val="24"/>
                  <w:szCs w:val="24"/>
                  <w:rtl/>
                </w:rPr>
                <w:t>איתמר בן חורין ת"ז ???</w:t>
              </w:r>
            </w:ins>
          </w:p>
          <w:p w14:paraId="73C68E94" w14:textId="77777777" w:rsidR="005F5229" w:rsidRDefault="005F5229" w:rsidP="00AC5A37">
            <w:pPr>
              <w:jc w:val="right"/>
              <w:rPr>
                <w:ins w:id="35" w:author="Shay Shushan" w:date="2026-08-12T11:39:00Z" w16du:dateUtc="2026-08-12T08:39:00Z"/>
                <w:rtl/>
              </w:rPr>
            </w:pPr>
            <w:ins w:id="36" w:author="Shay Shushan" w:date="2026-08-12T11:38:00Z" w16du:dateUtc="2026-08-12T08:38:00Z">
              <w:r>
                <w:rPr>
                  <w:rFonts w:hint="cs"/>
                  <w:rtl/>
                </w:rPr>
                <w:t>באמצעות ב"כ עו</w:t>
              </w:r>
            </w:ins>
            <w:ins w:id="37" w:author="Shay Shushan" w:date="2026-08-12T11:39:00Z" w16du:dateUtc="2026-08-12T08:39:00Z">
              <w:r>
                <w:rPr>
                  <w:rFonts w:hint="cs"/>
                  <w:rtl/>
                </w:rPr>
                <w:t>"ד ??? (מ"ר ???) מרחוב ???</w:t>
              </w:r>
            </w:ins>
          </w:p>
          <w:p w14:paraId="091DB513" w14:textId="1B8E2BA1" w:rsidR="005F5229" w:rsidRPr="00AC5A37" w:rsidRDefault="005F5229">
            <w:pPr>
              <w:jc w:val="right"/>
              <w:rPr>
                <w:ins w:id="38" w:author="Shay Shushan" w:date="2026-08-12T11:37:00Z" w16du:dateUtc="2026-08-12T08:37:00Z"/>
                <w:rPrChange w:id="39" w:author="Shay Shushan" w:date="2026-08-12T11:38:00Z" w16du:dateUtc="2026-08-12T08:38:00Z">
                  <w:rPr>
                    <w:ins w:id="40" w:author="Shay Shushan" w:date="2026-08-12T11:37:00Z" w16du:dateUtc="2026-08-12T08:37:00Z"/>
                    <w:rFonts w:ascii="David" w:hAnsi="David" w:cs="David"/>
                    <w:color w:val="auto"/>
                    <w:spacing w:val="-5"/>
                    <w:sz w:val="24"/>
                    <w:szCs w:val="24"/>
                  </w:rPr>
                </w:rPrChange>
              </w:rPr>
              <w:pPrChange w:id="41" w:author="Shay Shushan" w:date="2026-08-12T11:38:00Z" w16du:dateUtc="2026-08-12T08:38:00Z">
                <w:pPr>
                  <w:pStyle w:val="Heading2"/>
                  <w:spacing w:before="75"/>
                </w:pPr>
              </w:pPrChange>
            </w:pPr>
            <w:ins w:id="42" w:author="Shay Shushan" w:date="2026-08-12T11:39:00Z" w16du:dateUtc="2026-08-12T08:39:00Z">
              <w:r>
                <w:rPr>
                  <w:rFonts w:hint="cs"/>
                  <w:rtl/>
                </w:rPr>
                <w:t>טל': ???; פקס: ???; דוא"ל: ???</w:t>
              </w:r>
            </w:ins>
          </w:p>
        </w:tc>
      </w:tr>
      <w:tr w:rsidR="005F5229" w14:paraId="5673FE75" w14:textId="77777777" w:rsidTr="005F5229">
        <w:trPr>
          <w:ins w:id="43" w:author="Shay Shushan" w:date="2026-08-12T11:37:00Z"/>
        </w:trPr>
        <w:tc>
          <w:tcPr>
            <w:tcW w:w="3314" w:type="dxa"/>
            <w:tcPrChange w:id="44" w:author="Shay Shushan" w:date="2026-08-12T12:11:00Z" w16du:dateUtc="2026-08-12T09:11:00Z">
              <w:tcPr>
                <w:tcW w:w="4953" w:type="dxa"/>
                <w:gridSpan w:val="2"/>
              </w:tcPr>
            </w:tcPrChange>
          </w:tcPr>
          <w:p w14:paraId="6396B037" w14:textId="77777777" w:rsidR="005F5229" w:rsidRDefault="005F5229">
            <w:pPr>
              <w:pStyle w:val="Heading2"/>
              <w:spacing w:before="75"/>
              <w:jc w:val="right"/>
              <w:rPr>
                <w:ins w:id="45" w:author="Shay Shushan" w:date="2026-08-12T11:37:00Z" w16du:dateUtc="2026-08-12T08:37:00Z"/>
                <w:rFonts w:ascii="David" w:hAnsi="David" w:cs="David"/>
                <w:color w:val="auto"/>
                <w:spacing w:val="-5"/>
                <w:sz w:val="24"/>
                <w:szCs w:val="24"/>
              </w:rPr>
              <w:pPrChange w:id="46" w:author="Shay Shushan" w:date="2026-08-12T11:38:00Z" w16du:dateUtc="2026-08-12T08:38:00Z">
                <w:pPr>
                  <w:pStyle w:val="Heading2"/>
                  <w:spacing w:before="75"/>
                </w:pPr>
              </w:pPrChange>
            </w:pPr>
          </w:p>
        </w:tc>
        <w:tc>
          <w:tcPr>
            <w:tcW w:w="3062" w:type="dxa"/>
            <w:tcPrChange w:id="47" w:author="Shay Shushan" w:date="2026-08-12T12:11:00Z" w16du:dateUtc="2026-08-12T09:11:00Z">
              <w:tcPr>
                <w:tcW w:w="4885" w:type="dxa"/>
                <w:gridSpan w:val="2"/>
              </w:tcPr>
            </w:tcPrChange>
          </w:tcPr>
          <w:p w14:paraId="6CB52D86" w14:textId="6B85497E" w:rsidR="005F5229" w:rsidRDefault="005F5229">
            <w:pPr>
              <w:pStyle w:val="Heading2"/>
              <w:spacing w:before="75"/>
              <w:jc w:val="center"/>
              <w:rPr>
                <w:ins w:id="48" w:author="Shay Shushan" w:date="2026-08-12T12:11:00Z" w16du:dateUtc="2026-08-12T09:11:00Z"/>
                <w:rFonts w:ascii="David" w:hAnsi="David" w:cs="David"/>
                <w:color w:val="auto"/>
                <w:spacing w:val="-5"/>
                <w:sz w:val="24"/>
                <w:szCs w:val="24"/>
              </w:rPr>
              <w:pPrChange w:id="49" w:author="Shay Shushan" w:date="2026-08-12T12:12:00Z" w16du:dateUtc="2026-08-12T09:12:00Z">
                <w:pPr>
                  <w:pStyle w:val="Heading2"/>
                  <w:spacing w:before="75"/>
                  <w:jc w:val="right"/>
                </w:pPr>
              </w:pPrChange>
            </w:pPr>
            <w:ins w:id="50" w:author="Shay Shushan" w:date="2026-08-12T12:12:00Z" w16du:dateUtc="2026-08-12T09:12:00Z">
              <w:r>
                <w:rPr>
                  <w:rFonts w:ascii="David" w:hAnsi="David" w:cs="David" w:hint="cs"/>
                  <w:color w:val="auto"/>
                  <w:spacing w:val="-5"/>
                  <w:sz w:val="24"/>
                  <w:szCs w:val="24"/>
                  <w:rtl/>
                </w:rPr>
                <w:t>-נגד-</w:t>
              </w:r>
            </w:ins>
          </w:p>
        </w:tc>
        <w:tc>
          <w:tcPr>
            <w:tcW w:w="3390" w:type="dxa"/>
            <w:tcPrChange w:id="51" w:author="Shay Shushan" w:date="2026-08-12T12:11:00Z" w16du:dateUtc="2026-08-12T09:11:00Z">
              <w:tcPr>
                <w:tcW w:w="4953" w:type="dxa"/>
              </w:tcPr>
            </w:tcPrChange>
          </w:tcPr>
          <w:p w14:paraId="26F314DC" w14:textId="334EAFA5" w:rsidR="005F5229" w:rsidRDefault="005F5229">
            <w:pPr>
              <w:pStyle w:val="Heading2"/>
              <w:spacing w:before="75"/>
              <w:jc w:val="right"/>
              <w:rPr>
                <w:ins w:id="52" w:author="Shay Shushan" w:date="2026-08-12T11:37:00Z" w16du:dateUtc="2026-08-12T08:37:00Z"/>
                <w:rFonts w:ascii="David" w:hAnsi="David" w:cs="David"/>
                <w:color w:val="auto"/>
                <w:spacing w:val="-5"/>
                <w:sz w:val="24"/>
                <w:szCs w:val="24"/>
              </w:rPr>
              <w:pPrChange w:id="53" w:author="Shay Shushan" w:date="2026-08-12T11:38:00Z" w16du:dateUtc="2026-08-12T08:38:00Z">
                <w:pPr>
                  <w:pStyle w:val="Heading2"/>
                  <w:spacing w:before="75"/>
                </w:pPr>
              </w:pPrChange>
            </w:pPr>
          </w:p>
        </w:tc>
      </w:tr>
      <w:tr w:rsidR="005F5229" w14:paraId="49759159" w14:textId="77777777" w:rsidTr="005F5229">
        <w:trPr>
          <w:ins w:id="54" w:author="Shay Shushan" w:date="2026-08-12T11:37:00Z"/>
        </w:trPr>
        <w:tc>
          <w:tcPr>
            <w:tcW w:w="3314" w:type="dxa"/>
            <w:tcPrChange w:id="55" w:author="Shay Shushan" w:date="2026-08-12T12:11:00Z" w16du:dateUtc="2026-08-12T09:11:00Z">
              <w:tcPr>
                <w:tcW w:w="4953" w:type="dxa"/>
                <w:gridSpan w:val="2"/>
              </w:tcPr>
            </w:tcPrChange>
          </w:tcPr>
          <w:p w14:paraId="51CC4088" w14:textId="77777777" w:rsidR="005F5229" w:rsidRDefault="005F5229" w:rsidP="00AC5A37">
            <w:pPr>
              <w:pStyle w:val="Heading2"/>
              <w:spacing w:before="75"/>
              <w:jc w:val="right"/>
              <w:rPr>
                <w:ins w:id="56" w:author="Shay Shushan" w:date="2026-08-12T12:13:00Z" w16du:dateUtc="2026-08-12T09:13:00Z"/>
                <w:rFonts w:ascii="David" w:hAnsi="David" w:cs="David"/>
                <w:color w:val="auto"/>
                <w:spacing w:val="-5"/>
                <w:sz w:val="24"/>
                <w:szCs w:val="24"/>
                <w:rtl/>
              </w:rPr>
            </w:pPr>
          </w:p>
          <w:p w14:paraId="1C14BD09" w14:textId="77777777" w:rsidR="005F5229" w:rsidRDefault="005F5229" w:rsidP="005F5229">
            <w:pPr>
              <w:rPr>
                <w:ins w:id="57" w:author="Shay Shushan" w:date="2026-08-12T12:13:00Z" w16du:dateUtc="2026-08-12T09:13:00Z"/>
                <w:rtl/>
              </w:rPr>
            </w:pPr>
          </w:p>
          <w:p w14:paraId="2FC4B6C8" w14:textId="77777777" w:rsidR="005F5229" w:rsidRDefault="005F5229" w:rsidP="005F5229">
            <w:pPr>
              <w:rPr>
                <w:ins w:id="58" w:author="Shay Shushan" w:date="2026-08-12T12:13:00Z" w16du:dateUtc="2026-08-12T09:13:00Z"/>
                <w:rtl/>
              </w:rPr>
            </w:pPr>
          </w:p>
          <w:p w14:paraId="3AF5B3BC" w14:textId="2BB048A9" w:rsidR="005F5229" w:rsidRPr="005F5229" w:rsidRDefault="005F5229">
            <w:pPr>
              <w:rPr>
                <w:ins w:id="59" w:author="Shay Shushan" w:date="2026-08-12T11:37:00Z" w16du:dateUtc="2026-08-12T08:37:00Z"/>
                <w:b/>
                <w:bCs/>
                <w:u w:val="single"/>
                <w:rPrChange w:id="60" w:author="Shay Shushan" w:date="2026-08-12T12:13:00Z" w16du:dateUtc="2026-08-12T09:13:00Z">
                  <w:rPr>
                    <w:ins w:id="61" w:author="Shay Shushan" w:date="2026-08-12T11:37:00Z" w16du:dateUtc="2026-08-12T08:37:00Z"/>
                    <w:rFonts w:ascii="David" w:hAnsi="David" w:cs="David"/>
                    <w:color w:val="auto"/>
                    <w:spacing w:val="-5"/>
                    <w:sz w:val="24"/>
                    <w:szCs w:val="24"/>
                  </w:rPr>
                </w:rPrChange>
              </w:rPr>
              <w:pPrChange w:id="62" w:author="Shay Shushan" w:date="2026-08-12T12:13:00Z" w16du:dateUtc="2026-08-12T09:13:00Z">
                <w:pPr>
                  <w:pStyle w:val="Heading2"/>
                  <w:spacing w:before="75"/>
                </w:pPr>
              </w:pPrChange>
            </w:pPr>
            <w:ins w:id="63" w:author="Shay Shushan" w:date="2026-08-12T12:13:00Z" w16du:dateUtc="2026-08-12T09:13:00Z">
              <w:r>
                <w:rPr>
                  <w:rFonts w:hint="cs"/>
                  <w:b/>
                  <w:bCs/>
                  <w:u w:val="single"/>
                  <w:rtl/>
                </w:rPr>
                <w:t>המבקש/הנתבע</w:t>
              </w:r>
            </w:ins>
          </w:p>
        </w:tc>
        <w:tc>
          <w:tcPr>
            <w:tcW w:w="3062" w:type="dxa"/>
            <w:tcPrChange w:id="64" w:author="Shay Shushan" w:date="2026-08-12T12:11:00Z" w16du:dateUtc="2026-08-12T09:11:00Z">
              <w:tcPr>
                <w:tcW w:w="4885" w:type="dxa"/>
                <w:gridSpan w:val="2"/>
              </w:tcPr>
            </w:tcPrChange>
          </w:tcPr>
          <w:p w14:paraId="09AAE212" w14:textId="77777777" w:rsidR="005F5229" w:rsidRDefault="005F5229" w:rsidP="00AC5A37">
            <w:pPr>
              <w:pStyle w:val="Heading2"/>
              <w:spacing w:before="75"/>
              <w:jc w:val="right"/>
              <w:rPr>
                <w:ins w:id="65" w:author="Shay Shushan" w:date="2026-08-12T12:11:00Z" w16du:dateUtc="2026-08-12T09:11:00Z"/>
                <w:rFonts w:ascii="David" w:hAnsi="David" w:cs="David"/>
                <w:color w:val="auto"/>
                <w:spacing w:val="-5"/>
                <w:sz w:val="24"/>
                <w:szCs w:val="24"/>
              </w:rPr>
            </w:pPr>
          </w:p>
        </w:tc>
        <w:tc>
          <w:tcPr>
            <w:tcW w:w="3390" w:type="dxa"/>
            <w:tcPrChange w:id="66" w:author="Shay Shushan" w:date="2026-08-12T12:11:00Z" w16du:dateUtc="2026-08-12T09:11:00Z">
              <w:tcPr>
                <w:tcW w:w="4953" w:type="dxa"/>
              </w:tcPr>
            </w:tcPrChange>
          </w:tcPr>
          <w:p w14:paraId="3C4B8D09" w14:textId="77777777" w:rsidR="005F5229" w:rsidRDefault="005F5229" w:rsidP="00AC5A37">
            <w:pPr>
              <w:pStyle w:val="Heading2"/>
              <w:spacing w:before="75"/>
              <w:jc w:val="right"/>
              <w:rPr>
                <w:ins w:id="67" w:author="Shay Shushan" w:date="2026-08-12T12:12:00Z" w16du:dateUtc="2026-08-12T09:12:00Z"/>
                <w:rFonts w:ascii="David" w:hAnsi="David" w:cs="David"/>
                <w:color w:val="auto"/>
                <w:spacing w:val="-5"/>
                <w:sz w:val="24"/>
                <w:szCs w:val="24"/>
                <w:rtl/>
              </w:rPr>
            </w:pPr>
            <w:proofErr w:type="spellStart"/>
            <w:ins w:id="68" w:author="Shay Shushan" w:date="2026-08-12T12:12:00Z" w16du:dateUtc="2026-08-12T09:12:00Z">
              <w:r>
                <w:rPr>
                  <w:rFonts w:ascii="David" w:hAnsi="David" w:cs="David" w:hint="cs"/>
                  <w:color w:val="auto"/>
                  <w:spacing w:val="-5"/>
                  <w:sz w:val="24"/>
                  <w:szCs w:val="24"/>
                  <w:rtl/>
                </w:rPr>
                <w:t>סאמר</w:t>
              </w:r>
              <w:proofErr w:type="spellEnd"/>
              <w:r>
                <w:rPr>
                  <w:rFonts w:ascii="David" w:hAnsi="David" w:cs="David" w:hint="cs"/>
                  <w:color w:val="auto"/>
                  <w:spacing w:val="-5"/>
                  <w:sz w:val="24"/>
                  <w:szCs w:val="24"/>
                  <w:rtl/>
                </w:rPr>
                <w:t xml:space="preserve"> חלבי ת"ז ???</w:t>
              </w:r>
            </w:ins>
          </w:p>
          <w:p w14:paraId="4C2F739A" w14:textId="77777777" w:rsidR="005F5229" w:rsidRDefault="005F5229" w:rsidP="005F5229">
            <w:pPr>
              <w:jc w:val="right"/>
              <w:rPr>
                <w:ins w:id="69" w:author="Shay Shushan" w:date="2026-08-12T12:12:00Z" w16du:dateUtc="2026-08-12T09:12:00Z"/>
                <w:rtl/>
              </w:rPr>
            </w:pPr>
            <w:ins w:id="70" w:author="Shay Shushan" w:date="2026-08-12T12:12:00Z" w16du:dateUtc="2026-08-12T09:12:00Z">
              <w:r>
                <w:rPr>
                  <w:rFonts w:hint="cs"/>
                  <w:rtl/>
                </w:rPr>
                <w:t>באמצעות ב"כ עו"ד ??? (מ"ר ???)</w:t>
              </w:r>
            </w:ins>
          </w:p>
          <w:p w14:paraId="06B52EE7" w14:textId="77777777" w:rsidR="005F5229" w:rsidRDefault="005F5229" w:rsidP="005F5229">
            <w:pPr>
              <w:jc w:val="right"/>
              <w:rPr>
                <w:ins w:id="71" w:author="Shay Shushan" w:date="2026-08-12T12:12:00Z" w16du:dateUtc="2026-08-12T09:12:00Z"/>
                <w:rtl/>
              </w:rPr>
            </w:pPr>
            <w:ins w:id="72" w:author="Shay Shushan" w:date="2026-08-12T12:12:00Z" w16du:dateUtc="2026-08-12T09:12:00Z">
              <w:r>
                <w:rPr>
                  <w:rFonts w:hint="cs"/>
                  <w:rtl/>
                </w:rPr>
                <w:t>מרחוב ???</w:t>
              </w:r>
            </w:ins>
          </w:p>
          <w:p w14:paraId="7EFCF5FB" w14:textId="07FC8CE1" w:rsidR="005F5229" w:rsidRPr="005F5229" w:rsidRDefault="005F5229">
            <w:pPr>
              <w:jc w:val="right"/>
              <w:rPr>
                <w:ins w:id="73" w:author="Shay Shushan" w:date="2026-08-12T11:37:00Z" w16du:dateUtc="2026-08-12T08:37:00Z"/>
                <w:rPrChange w:id="74" w:author="Shay Shushan" w:date="2026-08-12T12:12:00Z" w16du:dateUtc="2026-08-12T09:12:00Z">
                  <w:rPr>
                    <w:ins w:id="75" w:author="Shay Shushan" w:date="2026-08-12T11:37:00Z" w16du:dateUtc="2026-08-12T08:37:00Z"/>
                    <w:rFonts w:ascii="David" w:hAnsi="David" w:cs="David"/>
                    <w:color w:val="auto"/>
                    <w:spacing w:val="-5"/>
                    <w:sz w:val="24"/>
                    <w:szCs w:val="24"/>
                  </w:rPr>
                </w:rPrChange>
              </w:rPr>
              <w:pPrChange w:id="76" w:author="Shay Shushan" w:date="2026-08-12T12:12:00Z" w16du:dateUtc="2026-08-12T09:12:00Z">
                <w:pPr>
                  <w:pStyle w:val="Heading2"/>
                  <w:spacing w:before="75"/>
                </w:pPr>
              </w:pPrChange>
            </w:pPr>
            <w:ins w:id="77" w:author="Shay Shushan" w:date="2026-08-12T12:12:00Z" w16du:dateUtc="2026-08-12T09:12:00Z">
              <w:r>
                <w:rPr>
                  <w:rFonts w:hint="cs"/>
                  <w:rtl/>
                </w:rPr>
                <w:t>טל': ???; פקס: ?</w:t>
              </w:r>
            </w:ins>
            <w:ins w:id="78" w:author="Shay Shushan" w:date="2026-08-12T12:13:00Z" w16du:dateUtc="2026-08-12T09:13:00Z">
              <w:r>
                <w:rPr>
                  <w:rFonts w:hint="cs"/>
                  <w:rtl/>
                </w:rPr>
                <w:t>??; דוא"ל: ???</w:t>
              </w:r>
            </w:ins>
          </w:p>
        </w:tc>
      </w:tr>
    </w:tbl>
    <w:p w14:paraId="4EBF3C2B" w14:textId="77777777" w:rsidR="00AC5A37" w:rsidRDefault="00AC5A37" w:rsidP="00AC5A37">
      <w:pPr>
        <w:pStyle w:val="Heading2"/>
        <w:spacing w:before="75"/>
        <w:ind w:left="140"/>
        <w:rPr>
          <w:ins w:id="79" w:author="Shay Shushan" w:date="2026-08-12T11:37:00Z" w16du:dateUtc="2026-08-12T08:37:00Z"/>
          <w:rFonts w:ascii="David" w:hAnsi="David" w:cs="David"/>
          <w:color w:val="auto"/>
          <w:spacing w:val="-5"/>
          <w:sz w:val="24"/>
          <w:szCs w:val="24"/>
          <w:rtl/>
        </w:rPr>
      </w:pPr>
    </w:p>
    <w:p w14:paraId="62A299E0" w14:textId="77777777" w:rsidR="00AC5A37" w:rsidRDefault="00AC5A37" w:rsidP="00AC5A37">
      <w:pPr>
        <w:pStyle w:val="Heading2"/>
        <w:spacing w:before="75"/>
        <w:ind w:left="140"/>
        <w:rPr>
          <w:ins w:id="80" w:author="Shay Shushan" w:date="2026-08-12T11:37:00Z" w16du:dateUtc="2026-08-12T08:37:00Z"/>
          <w:rFonts w:ascii="David" w:hAnsi="David" w:cs="David"/>
          <w:color w:val="auto"/>
          <w:spacing w:val="-5"/>
          <w:sz w:val="24"/>
          <w:szCs w:val="24"/>
          <w:rtl/>
        </w:rPr>
      </w:pPr>
    </w:p>
    <w:p w14:paraId="1F312B41" w14:textId="306513B2" w:rsidR="00AC5A37" w:rsidRPr="00AC5A37" w:rsidDel="00AC5A37" w:rsidRDefault="00AC5A37">
      <w:pPr>
        <w:pStyle w:val="Heading2"/>
        <w:bidi/>
        <w:spacing w:before="75"/>
        <w:ind w:left="140"/>
        <w:rPr>
          <w:del w:id="81" w:author="Shay Shushan" w:date="2026-08-12T11:37:00Z" w16du:dateUtc="2026-08-12T08:37:00Z"/>
          <w:rFonts w:ascii="David" w:hAnsi="David" w:cs="David"/>
          <w:color w:val="auto"/>
          <w:sz w:val="24"/>
          <w:szCs w:val="24"/>
        </w:rPr>
        <w:pPrChange w:id="82" w:author="Shay Shushan" w:date="2026-08-12T11:37:00Z" w16du:dateUtc="2026-08-12T08:37:00Z">
          <w:pPr>
            <w:pStyle w:val="Heading2"/>
            <w:bidi/>
            <w:spacing w:before="75"/>
            <w:ind w:left="140" w:right="8328"/>
          </w:pPr>
        </w:pPrChange>
      </w:pPr>
      <w:del w:id="83" w:author="Shay Shushan" w:date="2026-08-12T11:37:00Z" w16du:dateUtc="2026-08-12T08:37:00Z">
        <w:r w:rsidRPr="00AC5A37" w:rsidDel="00AC5A37">
          <w:rPr>
            <w:rFonts w:ascii="David" w:hAnsi="David" w:cs="David"/>
            <w:color w:val="auto"/>
            <w:spacing w:val="-5"/>
            <w:sz w:val="24"/>
            <w:szCs w:val="24"/>
            <w:rtl/>
          </w:rPr>
          <w:delText>ת</w:delText>
        </w:r>
        <w:r w:rsidRPr="00AC5A37" w:rsidDel="00AC5A37">
          <w:rPr>
            <w:rFonts w:ascii="David" w:hAnsi="David" w:cs="David"/>
            <w:color w:val="auto"/>
            <w:spacing w:val="-5"/>
            <w:sz w:val="24"/>
            <w:szCs w:val="24"/>
          </w:rPr>
          <w:delText>"</w:delText>
        </w:r>
        <w:r w:rsidRPr="00AC5A37" w:rsidDel="00AC5A37">
          <w:rPr>
            <w:rFonts w:ascii="David" w:hAnsi="David" w:cs="David"/>
            <w:color w:val="auto"/>
            <w:spacing w:val="-5"/>
            <w:sz w:val="24"/>
            <w:szCs w:val="24"/>
            <w:rtl/>
          </w:rPr>
          <w:delText>א</w:delText>
        </w:r>
        <w:r w:rsidRPr="00AC5A37" w:rsidDel="00AC5A37">
          <w:rPr>
            <w:rFonts w:ascii="David" w:hAnsi="David" w:cs="David"/>
            <w:color w:val="auto"/>
            <w:sz w:val="24"/>
            <w:szCs w:val="24"/>
            <w:rtl/>
          </w:rPr>
          <w:delText xml:space="preserve"> </w:delText>
        </w:r>
        <w:r w:rsidRPr="00AC5A37" w:rsidDel="00AC5A37">
          <w:rPr>
            <w:rFonts w:ascii="David" w:hAnsi="David" w:cs="David"/>
            <w:color w:val="auto"/>
            <w:sz w:val="24"/>
            <w:szCs w:val="24"/>
          </w:rPr>
          <w:delText>456-02-26</w:delText>
        </w:r>
      </w:del>
    </w:p>
    <w:p w14:paraId="3C552BD0" w14:textId="77777777" w:rsidR="00AC5A37" w:rsidRPr="00AC5A37" w:rsidRDefault="00AC5A37" w:rsidP="00AC5A37">
      <w:pPr>
        <w:pStyle w:val="BodyText"/>
        <w:spacing w:before="64"/>
        <w:ind w:left="0" w:right="0"/>
        <w:jc w:val="left"/>
        <w:rPr>
          <w:rFonts w:ascii="David" w:hAnsi="David" w:cs="David"/>
          <w:b/>
          <w:sz w:val="24"/>
          <w:szCs w:val="24"/>
        </w:rPr>
      </w:pPr>
    </w:p>
    <w:p w14:paraId="2A7EA42E" w14:textId="11F442A7" w:rsidR="00AC5A37" w:rsidRPr="00AC5A37" w:rsidDel="00AC5A37" w:rsidRDefault="00AC5A37" w:rsidP="00AC5A37">
      <w:pPr>
        <w:bidi/>
        <w:ind w:left="140" w:right="74"/>
        <w:rPr>
          <w:del w:id="84" w:author="Shay Shushan" w:date="2026-08-12T11:37:00Z" w16du:dateUtc="2026-08-12T08:37:00Z"/>
          <w:rFonts w:ascii="David" w:hAnsi="David" w:cs="David"/>
          <w:b/>
          <w:bCs/>
          <w:sz w:val="24"/>
          <w:szCs w:val="24"/>
        </w:rPr>
      </w:pPr>
      <w:del w:id="85" w:author="Shay Shushan" w:date="2026-08-12T11:37:00Z" w16du:dateUtc="2026-08-12T08:37:00Z">
        <w:r w:rsidRPr="00AC5A37" w:rsidDel="00AC5A37">
          <w:rPr>
            <w:rFonts w:ascii="David" w:hAnsi="David" w:cs="David"/>
            <w:b/>
            <w:bCs/>
            <w:spacing w:val="-5"/>
            <w:sz w:val="24"/>
            <w:szCs w:val="24"/>
            <w:rtl/>
          </w:rPr>
          <w:delText>בית</w:delText>
        </w:r>
        <w:r w:rsidRPr="00AC5A37" w:rsidDel="00AC5A37">
          <w:rPr>
            <w:rFonts w:ascii="David" w:hAnsi="David" w:cs="David"/>
            <w:b/>
            <w:bCs/>
            <w:spacing w:val="-1"/>
            <w:sz w:val="24"/>
            <w:szCs w:val="24"/>
            <w:rtl/>
          </w:rPr>
          <w:delText xml:space="preserve"> </w:delText>
        </w:r>
        <w:r w:rsidRPr="00AC5A37" w:rsidDel="00AC5A37">
          <w:rPr>
            <w:rFonts w:ascii="David" w:hAnsi="David" w:cs="David"/>
            <w:b/>
            <w:bCs/>
            <w:sz w:val="24"/>
            <w:szCs w:val="24"/>
            <w:rtl/>
          </w:rPr>
          <w:delText>משפט</w:delText>
        </w:r>
        <w:r w:rsidRPr="00AC5A37" w:rsidDel="00AC5A37">
          <w:rPr>
            <w:rFonts w:ascii="David" w:hAnsi="David" w:cs="David"/>
            <w:b/>
            <w:bCs/>
            <w:spacing w:val="-1"/>
            <w:sz w:val="24"/>
            <w:szCs w:val="24"/>
            <w:rtl/>
          </w:rPr>
          <w:delText xml:space="preserve"> </w:delText>
        </w:r>
        <w:r w:rsidRPr="00AC5A37" w:rsidDel="00AC5A37">
          <w:rPr>
            <w:rFonts w:ascii="David" w:hAnsi="David" w:cs="David"/>
            <w:b/>
            <w:bCs/>
            <w:sz w:val="24"/>
            <w:szCs w:val="24"/>
            <w:rtl/>
          </w:rPr>
          <w:delText>השלום</w:delText>
        </w:r>
        <w:r w:rsidRPr="00AC5A37" w:rsidDel="00AC5A37">
          <w:rPr>
            <w:rFonts w:ascii="David" w:hAnsi="David" w:cs="David"/>
            <w:b/>
            <w:bCs/>
            <w:spacing w:val="-1"/>
            <w:sz w:val="24"/>
            <w:szCs w:val="24"/>
            <w:rtl/>
          </w:rPr>
          <w:delText xml:space="preserve"> </w:delText>
        </w:r>
        <w:r w:rsidRPr="00AC5A37" w:rsidDel="00AC5A37">
          <w:rPr>
            <w:rFonts w:ascii="David" w:hAnsi="David" w:cs="David"/>
            <w:b/>
            <w:bCs/>
            <w:sz w:val="24"/>
            <w:szCs w:val="24"/>
            <w:rtl/>
          </w:rPr>
          <w:delText>בחיפה</w:delText>
        </w:r>
      </w:del>
    </w:p>
    <w:p w14:paraId="576D357A" w14:textId="77777777" w:rsidR="00AC5A37" w:rsidRPr="00AC5A37" w:rsidRDefault="00AC5A37" w:rsidP="00AC5A37">
      <w:pPr>
        <w:pStyle w:val="BodyText"/>
        <w:spacing w:before="112"/>
        <w:ind w:left="0" w:right="0"/>
        <w:jc w:val="left"/>
        <w:rPr>
          <w:rFonts w:ascii="David" w:hAnsi="David" w:cs="David"/>
          <w:b/>
          <w:sz w:val="24"/>
          <w:szCs w:val="24"/>
        </w:rPr>
      </w:pPr>
    </w:p>
    <w:p w14:paraId="13A96F13" w14:textId="2C95A5FE" w:rsidR="00AC5A37" w:rsidRPr="00AC5A37" w:rsidDel="005F5229" w:rsidRDefault="00AC5A37" w:rsidP="00AC5A37">
      <w:pPr>
        <w:pStyle w:val="BodyText"/>
        <w:bidi/>
        <w:spacing w:before="1" w:line="333" w:lineRule="auto"/>
        <w:ind w:left="89" w:right="622" w:firstLine="51"/>
        <w:jc w:val="left"/>
        <w:rPr>
          <w:del w:id="86" w:author="Shay Shushan" w:date="2026-08-12T12:11:00Z" w16du:dateUtc="2026-08-12T09:11:00Z"/>
          <w:rFonts w:ascii="David" w:hAnsi="David" w:cs="David"/>
          <w:sz w:val="24"/>
          <w:szCs w:val="24"/>
        </w:rPr>
      </w:pPr>
      <w:del w:id="87" w:author="Shay Shushan" w:date="2026-08-12T11:38:00Z" w16du:dateUtc="2026-08-12T08:38:00Z">
        <w:r w:rsidRPr="00AC5A37" w:rsidDel="00AC5A37">
          <w:rPr>
            <w:rFonts w:ascii="David" w:hAnsi="David" w:cs="David"/>
            <w:sz w:val="24"/>
            <w:szCs w:val="24"/>
            <w:rtl/>
          </w:rPr>
          <w:delText>איתמר</w:delText>
        </w:r>
        <w:r w:rsidRPr="00AC5A37" w:rsidDel="00AC5A37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AC5A37">
          <w:rPr>
            <w:rFonts w:ascii="David" w:hAnsi="David" w:cs="David"/>
            <w:sz w:val="24"/>
            <w:szCs w:val="24"/>
            <w:rtl/>
          </w:rPr>
          <w:delText>בן</w:delText>
        </w:r>
        <w:r w:rsidRPr="00AC5A37" w:rsidDel="00AC5A37">
          <w:rPr>
            <w:rFonts w:ascii="David" w:hAnsi="David" w:cs="David"/>
            <w:sz w:val="24"/>
            <w:szCs w:val="24"/>
          </w:rPr>
          <w:delText>-</w:delText>
        </w:r>
        <w:r w:rsidRPr="00AC5A37" w:rsidDel="00AC5A37">
          <w:rPr>
            <w:rFonts w:ascii="David" w:hAnsi="David" w:cs="David"/>
            <w:sz w:val="24"/>
            <w:szCs w:val="24"/>
            <w:rtl/>
          </w:rPr>
          <w:delText>חורין</w:delText>
        </w:r>
      </w:del>
      <w:del w:id="88" w:author="Shay Shushan" w:date="2026-08-12T12:11:00Z" w16du:dateUtc="2026-08-12T09:11:00Z">
        <w:r w:rsidRPr="00AC5A37" w:rsidDel="005F5229">
          <w:rPr>
            <w:rFonts w:ascii="David" w:hAnsi="David" w:cs="David"/>
            <w:sz w:val="24"/>
            <w:szCs w:val="24"/>
          </w:rPr>
          <w:delText>,</w:delText>
        </w:r>
        <w:r w:rsidRPr="00AC5A37" w:rsidDel="005F5229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באמצעות</w:delText>
        </w:r>
        <w:r w:rsidRPr="00AC5A37" w:rsidDel="005F5229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ב</w:delText>
        </w:r>
        <w:r w:rsidRPr="00AC5A37" w:rsidDel="005F5229">
          <w:rPr>
            <w:rFonts w:ascii="David" w:hAnsi="David" w:cs="David"/>
            <w:sz w:val="24"/>
            <w:szCs w:val="24"/>
          </w:rPr>
          <w:delText>"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כ</w:delText>
        </w:r>
        <w:r w:rsidRPr="00AC5A37" w:rsidDel="005F5229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עו</w:delText>
        </w:r>
        <w:r w:rsidRPr="00AC5A37" w:rsidDel="005F5229">
          <w:rPr>
            <w:rFonts w:ascii="David" w:hAnsi="David" w:cs="David"/>
            <w:sz w:val="24"/>
            <w:szCs w:val="24"/>
          </w:rPr>
          <w:delText>"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ד</w:delText>
        </w:r>
        <w:r w:rsidRPr="00AC5A37" w:rsidDel="005F5229">
          <w:rPr>
            <w:rFonts w:ascii="David" w:hAnsi="David" w:cs="David"/>
            <w:spacing w:val="80"/>
            <w:w w:val="150"/>
            <w:sz w:val="24"/>
            <w:szCs w:val="24"/>
            <w:u w:val="single"/>
            <w:rtl/>
          </w:rPr>
          <w:delText xml:space="preserve">        </w:delText>
        </w:r>
        <w:r w:rsidRPr="00AC5A37" w:rsidDel="005F5229">
          <w:rPr>
            <w:rFonts w:ascii="David" w:hAnsi="David" w:cs="David"/>
            <w:sz w:val="24"/>
            <w:szCs w:val="24"/>
          </w:rPr>
          <w:delText>,</w:delText>
        </w:r>
        <w:r w:rsidRPr="00AC5A37" w:rsidDel="005F5229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שכתובתו</w:delText>
        </w:r>
        <w:r w:rsidRPr="00AC5A37" w:rsidDel="005F5229">
          <w:rPr>
            <w:rFonts w:ascii="David" w:hAnsi="David" w:cs="David"/>
            <w:spacing w:val="80"/>
            <w:w w:val="150"/>
            <w:sz w:val="24"/>
            <w:szCs w:val="24"/>
            <w:u w:val="single"/>
            <w:rtl/>
          </w:rPr>
          <w:delText xml:space="preserve">        </w:delText>
        </w:r>
        <w:r w:rsidRPr="00AC5A37" w:rsidDel="005F5229">
          <w:rPr>
            <w:rFonts w:ascii="David" w:hAnsi="David" w:cs="David"/>
            <w:sz w:val="24"/>
            <w:szCs w:val="24"/>
          </w:rPr>
          <w:delText>,</w:delText>
        </w:r>
        <w:r w:rsidRPr="00AC5A37" w:rsidDel="005F5229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טלפון</w:delText>
        </w:r>
        <w:r w:rsidRPr="00AC5A37" w:rsidDel="005F5229">
          <w:rPr>
            <w:rFonts w:ascii="David" w:hAnsi="David" w:cs="David"/>
            <w:sz w:val="24"/>
            <w:szCs w:val="24"/>
          </w:rPr>
          <w:delText>:</w:delText>
        </w:r>
        <w:r w:rsidRPr="00AC5A37" w:rsidDel="005F5229">
          <w:rPr>
            <w:rFonts w:ascii="David" w:hAnsi="David" w:cs="David"/>
            <w:spacing w:val="72"/>
            <w:w w:val="150"/>
            <w:sz w:val="24"/>
            <w:szCs w:val="24"/>
            <w:u w:val="single"/>
            <w:rtl/>
          </w:rPr>
          <w:delText xml:space="preserve">      </w:delText>
        </w:r>
        <w:r w:rsidRPr="00AC5A37" w:rsidDel="005F5229">
          <w:rPr>
            <w:rFonts w:ascii="David" w:hAnsi="David" w:cs="David"/>
            <w:sz w:val="24"/>
            <w:szCs w:val="24"/>
          </w:rPr>
          <w:delText>,</w:delText>
        </w:r>
        <w:r w:rsidRPr="00AC5A37" w:rsidDel="005F5229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פקס</w:delText>
        </w:r>
        <w:r w:rsidRPr="00AC5A37" w:rsidDel="005F5229">
          <w:rPr>
            <w:rFonts w:ascii="David" w:hAnsi="David" w:cs="David"/>
            <w:sz w:val="24"/>
            <w:szCs w:val="24"/>
          </w:rPr>
          <w:delText>:</w:delText>
        </w:r>
        <w:r w:rsidRPr="00AC5A37" w:rsidDel="005F5229">
          <w:rPr>
            <w:rFonts w:ascii="David" w:hAnsi="David" w:cs="David"/>
            <w:spacing w:val="88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pacing w:val="974"/>
            <w:sz w:val="24"/>
            <w:szCs w:val="24"/>
            <w:u w:val="single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</w:rPr>
          <w:delText>,</w:delText>
        </w:r>
        <w:r w:rsidRPr="00AC5A37" w:rsidDel="005F5229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דוא</w:delText>
        </w:r>
        <w:r w:rsidRPr="00AC5A37" w:rsidDel="005F5229">
          <w:rPr>
            <w:rFonts w:ascii="David" w:hAnsi="David" w:cs="David"/>
            <w:sz w:val="24"/>
            <w:szCs w:val="24"/>
          </w:rPr>
          <w:delText>"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ל</w:delText>
        </w:r>
        <w:r w:rsidRPr="00AC5A37" w:rsidDel="005F5229">
          <w:rPr>
            <w:rFonts w:ascii="David" w:hAnsi="David" w:cs="David"/>
            <w:sz w:val="24"/>
            <w:szCs w:val="24"/>
          </w:rPr>
          <w:delText>:</w:delText>
        </w:r>
        <w:r w:rsidRPr="00AC5A37" w:rsidDel="005F5229">
          <w:rPr>
            <w:rFonts w:ascii="David" w:hAnsi="David" w:cs="David"/>
            <w:spacing w:val="80"/>
            <w:w w:val="150"/>
            <w:sz w:val="24"/>
            <w:szCs w:val="24"/>
            <w:u w:val="single"/>
            <w:rtl/>
          </w:rPr>
          <w:delText xml:space="preserve">       </w:delText>
        </w:r>
        <w:r w:rsidRPr="00AC5A37" w:rsidDel="005F5229">
          <w:rPr>
            <w:rFonts w:ascii="David" w:hAnsi="David" w:cs="David"/>
            <w:spacing w:val="2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באמצעות</w:delText>
        </w:r>
        <w:r w:rsidRPr="00AC5A37" w:rsidDel="005F5229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ב</w:delText>
        </w:r>
        <w:r w:rsidRPr="00AC5A37" w:rsidDel="005F5229">
          <w:rPr>
            <w:rFonts w:ascii="David" w:hAnsi="David" w:cs="David"/>
            <w:sz w:val="24"/>
            <w:szCs w:val="24"/>
          </w:rPr>
          <w:delText>"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כ</w:delText>
        </w:r>
        <w:r w:rsidRPr="00AC5A37" w:rsidDel="005F5229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עו</w:delText>
        </w:r>
        <w:r w:rsidRPr="00AC5A37" w:rsidDel="005F5229">
          <w:rPr>
            <w:rFonts w:ascii="David" w:hAnsi="David" w:cs="David"/>
            <w:sz w:val="24"/>
            <w:szCs w:val="24"/>
          </w:rPr>
          <w:delText>"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ד</w:delText>
        </w:r>
        <w:r w:rsidRPr="00AC5A37" w:rsidDel="005F5229">
          <w:rPr>
            <w:rFonts w:ascii="David" w:hAnsi="David" w:cs="David"/>
            <w:spacing w:val="80"/>
            <w:w w:val="150"/>
            <w:sz w:val="24"/>
            <w:szCs w:val="24"/>
            <w:u w:val="single"/>
            <w:rtl/>
          </w:rPr>
          <w:delText xml:space="preserve">          </w:delText>
        </w:r>
        <w:r w:rsidRPr="00AC5A37" w:rsidDel="005F5229">
          <w:rPr>
            <w:rFonts w:ascii="David" w:hAnsi="David" w:cs="David"/>
            <w:spacing w:val="2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שכתובתה</w:delText>
        </w:r>
        <w:r w:rsidRPr="00AC5A37" w:rsidDel="005F5229">
          <w:rPr>
            <w:rFonts w:ascii="David" w:hAnsi="David" w:cs="David"/>
            <w:spacing w:val="88"/>
            <w:w w:val="150"/>
            <w:sz w:val="24"/>
            <w:szCs w:val="24"/>
            <w:u w:val="single"/>
            <w:rtl/>
          </w:rPr>
          <w:delText xml:space="preserve">          </w:delText>
        </w:r>
        <w:r w:rsidRPr="00AC5A37" w:rsidDel="005F5229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טלפון</w:delText>
        </w:r>
        <w:r w:rsidRPr="00AC5A37" w:rsidDel="005F5229">
          <w:rPr>
            <w:rFonts w:ascii="David" w:hAnsi="David" w:cs="David"/>
            <w:sz w:val="24"/>
            <w:szCs w:val="24"/>
          </w:rPr>
          <w:delText>:</w:delText>
        </w:r>
        <w:r w:rsidRPr="00AC5A37" w:rsidDel="005F5229">
          <w:rPr>
            <w:rFonts w:ascii="David" w:hAnsi="David" w:cs="David"/>
            <w:spacing w:val="80"/>
            <w:w w:val="150"/>
            <w:sz w:val="24"/>
            <w:szCs w:val="24"/>
            <w:u w:val="single"/>
            <w:rtl/>
          </w:rPr>
          <w:delText xml:space="preserve">    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 xml:space="preserve"> פקס</w:delText>
        </w:r>
        <w:r w:rsidRPr="00AC5A37" w:rsidDel="005F5229">
          <w:rPr>
            <w:rFonts w:ascii="David" w:hAnsi="David" w:cs="David"/>
            <w:sz w:val="24"/>
            <w:szCs w:val="24"/>
          </w:rPr>
          <w:delText>:</w:delText>
        </w:r>
        <w:r w:rsidRPr="00AC5A37" w:rsidDel="005F5229">
          <w:rPr>
            <w:rFonts w:ascii="David" w:hAnsi="David" w:cs="David"/>
            <w:spacing w:val="80"/>
            <w:w w:val="150"/>
            <w:sz w:val="24"/>
            <w:szCs w:val="24"/>
            <w:u w:val="single"/>
            <w:rtl/>
          </w:rPr>
          <w:delText xml:space="preserve">     </w:delText>
        </w:r>
        <w:r w:rsidRPr="00AC5A37" w:rsidDel="005F5229">
          <w:rPr>
            <w:rFonts w:ascii="David" w:hAnsi="David" w:cs="David"/>
            <w:spacing w:val="2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דוא</w:delText>
        </w:r>
        <w:r w:rsidRPr="00AC5A37" w:rsidDel="005F5229">
          <w:rPr>
            <w:rFonts w:ascii="David" w:hAnsi="David" w:cs="David"/>
            <w:sz w:val="24"/>
            <w:szCs w:val="24"/>
          </w:rPr>
          <w:delText>"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ל</w:delText>
        </w:r>
        <w:r w:rsidRPr="00AC5A37" w:rsidDel="005F5229">
          <w:rPr>
            <w:rFonts w:ascii="David" w:hAnsi="David" w:cs="David"/>
            <w:sz w:val="24"/>
            <w:szCs w:val="24"/>
          </w:rPr>
          <w:delText>:</w:delText>
        </w:r>
        <w:r w:rsidRPr="00AC5A37" w:rsidDel="005F5229">
          <w:rPr>
            <w:rFonts w:ascii="David" w:hAnsi="David" w:cs="David"/>
            <w:spacing w:val="80"/>
            <w:w w:val="150"/>
            <w:sz w:val="24"/>
            <w:szCs w:val="24"/>
            <w:u w:val="single"/>
            <w:rtl/>
          </w:rPr>
          <w:delText xml:space="preserve">       </w:delText>
        </w:r>
      </w:del>
    </w:p>
    <w:p w14:paraId="6616F900" w14:textId="4E83E319" w:rsidR="00AC5A37" w:rsidRPr="00AC5A37" w:rsidDel="005F5229" w:rsidRDefault="00AC5A37" w:rsidP="00AC5A37">
      <w:pPr>
        <w:pStyle w:val="Heading2"/>
        <w:bidi/>
        <w:spacing w:before="158"/>
        <w:ind w:left="4474" w:right="4422"/>
        <w:rPr>
          <w:del w:id="89" w:author="Shay Shushan" w:date="2026-08-12T12:11:00Z" w16du:dateUtc="2026-08-12T09:11:00Z"/>
          <w:rFonts w:ascii="David" w:hAnsi="David" w:cs="David"/>
          <w:color w:val="auto"/>
          <w:sz w:val="24"/>
          <w:szCs w:val="24"/>
        </w:rPr>
      </w:pPr>
      <w:del w:id="90" w:author="Shay Shushan" w:date="2026-08-12T12:11:00Z" w16du:dateUtc="2026-08-12T09:11:00Z">
        <w:r w:rsidRPr="00AC5A37" w:rsidDel="005F5229">
          <w:rPr>
            <w:rFonts w:ascii="David" w:hAnsi="David" w:cs="David"/>
            <w:color w:val="auto"/>
            <w:spacing w:val="-10"/>
            <w:sz w:val="24"/>
            <w:szCs w:val="24"/>
          </w:rPr>
          <w:delText>-</w:delText>
        </w:r>
        <w:r w:rsidRPr="00AC5A37" w:rsidDel="005F5229">
          <w:rPr>
            <w:rFonts w:ascii="David" w:hAnsi="David" w:cs="David"/>
            <w:color w:val="auto"/>
            <w:spacing w:val="79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color w:val="auto"/>
            <w:sz w:val="24"/>
            <w:szCs w:val="24"/>
            <w:rtl/>
          </w:rPr>
          <w:delText>נ</w:delText>
        </w:r>
        <w:r w:rsidRPr="00AC5A37" w:rsidDel="005F5229">
          <w:rPr>
            <w:rFonts w:ascii="David" w:hAnsi="David" w:cs="David"/>
            <w:color w:val="auto"/>
            <w:spacing w:val="79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color w:val="auto"/>
            <w:sz w:val="24"/>
            <w:szCs w:val="24"/>
            <w:rtl/>
          </w:rPr>
          <w:delText>ג</w:delText>
        </w:r>
        <w:r w:rsidRPr="00AC5A37" w:rsidDel="005F5229">
          <w:rPr>
            <w:rFonts w:ascii="David" w:hAnsi="David" w:cs="David"/>
            <w:color w:val="auto"/>
            <w:spacing w:val="79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color w:val="auto"/>
            <w:sz w:val="24"/>
            <w:szCs w:val="24"/>
            <w:rtl/>
          </w:rPr>
          <w:delText>ד</w:delText>
        </w:r>
        <w:r w:rsidRPr="00AC5A37" w:rsidDel="005F5229">
          <w:rPr>
            <w:rFonts w:ascii="David" w:hAnsi="David" w:cs="David"/>
            <w:color w:val="auto"/>
            <w:spacing w:val="79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color w:val="auto"/>
            <w:sz w:val="24"/>
            <w:szCs w:val="24"/>
          </w:rPr>
          <w:delText>-</w:delText>
        </w:r>
      </w:del>
    </w:p>
    <w:p w14:paraId="1A5B71AF" w14:textId="34AC0C7A" w:rsidR="00AC5A37" w:rsidRPr="00AC5A37" w:rsidDel="005F5229" w:rsidRDefault="00AC5A37" w:rsidP="00AC5A37">
      <w:pPr>
        <w:pStyle w:val="BodyText"/>
        <w:spacing w:before="7"/>
        <w:ind w:left="0" w:right="0"/>
        <w:jc w:val="left"/>
        <w:rPr>
          <w:del w:id="91" w:author="Shay Shushan" w:date="2026-08-12T12:11:00Z" w16du:dateUtc="2026-08-12T09:11:00Z"/>
          <w:rFonts w:ascii="David" w:hAnsi="David" w:cs="David"/>
          <w:b/>
          <w:sz w:val="24"/>
          <w:szCs w:val="24"/>
        </w:rPr>
      </w:pPr>
    </w:p>
    <w:p w14:paraId="412503A4" w14:textId="3DCE8F65" w:rsidR="00AC5A37" w:rsidRPr="00AC5A37" w:rsidDel="005F5229" w:rsidRDefault="00AC5A37" w:rsidP="00AC5A37">
      <w:pPr>
        <w:pStyle w:val="BodyText"/>
        <w:bidi/>
        <w:ind w:left="140" w:right="8328"/>
        <w:jc w:val="left"/>
        <w:rPr>
          <w:del w:id="92" w:author="Shay Shushan" w:date="2026-08-12T12:11:00Z" w16du:dateUtc="2026-08-12T09:11:00Z"/>
          <w:rFonts w:ascii="David" w:hAnsi="David" w:cs="David"/>
          <w:sz w:val="24"/>
          <w:szCs w:val="24"/>
        </w:rPr>
      </w:pPr>
      <w:del w:id="93" w:author="Shay Shushan" w:date="2026-08-12T12:11:00Z" w16du:dateUtc="2026-08-12T09:11:00Z">
        <w:r w:rsidRPr="00AC5A37" w:rsidDel="005F5229">
          <w:rPr>
            <w:rFonts w:ascii="David" w:hAnsi="David" w:cs="David"/>
            <w:spacing w:val="-4"/>
            <w:sz w:val="24"/>
            <w:szCs w:val="24"/>
            <w:rtl/>
          </w:rPr>
          <w:delText>סאמר</w:delText>
        </w:r>
        <w:r w:rsidRPr="00AC5A37" w:rsidDel="005F5229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pacing w:val="-8"/>
            <w:sz w:val="24"/>
            <w:szCs w:val="24"/>
            <w:rtl/>
          </w:rPr>
          <w:delText>חלבי</w:delText>
        </w:r>
      </w:del>
    </w:p>
    <w:p w14:paraId="440985D7" w14:textId="385FFCCB" w:rsidR="00AC5A37" w:rsidRPr="00AC5A37" w:rsidDel="005F5229" w:rsidRDefault="00AC5A37" w:rsidP="00AC5A37">
      <w:pPr>
        <w:pStyle w:val="BodyText"/>
        <w:spacing w:before="12"/>
        <w:ind w:left="0" w:right="0"/>
        <w:jc w:val="left"/>
        <w:rPr>
          <w:del w:id="94" w:author="Shay Shushan" w:date="2026-08-12T12:11:00Z" w16du:dateUtc="2026-08-12T09:11:00Z"/>
          <w:rFonts w:ascii="David" w:hAnsi="David" w:cs="David"/>
          <w:sz w:val="24"/>
          <w:szCs w:val="24"/>
        </w:rPr>
      </w:pPr>
    </w:p>
    <w:p w14:paraId="3C606C16" w14:textId="6AFE0B2B" w:rsidR="00AC5A37" w:rsidRPr="00AC5A37" w:rsidDel="005F5229" w:rsidRDefault="00AC5A37" w:rsidP="00AC5A37">
      <w:pPr>
        <w:pStyle w:val="BodyText"/>
        <w:bidi/>
        <w:spacing w:line="333" w:lineRule="auto"/>
        <w:ind w:left="140" w:right="8345" w:hanging="1"/>
        <w:jc w:val="left"/>
        <w:rPr>
          <w:del w:id="95" w:author="Shay Shushan" w:date="2026-08-12T12:11:00Z" w16du:dateUtc="2026-08-12T09:11:00Z"/>
          <w:rFonts w:ascii="David" w:hAnsi="David" w:cs="David"/>
          <w:sz w:val="24"/>
          <w:szCs w:val="24"/>
        </w:rPr>
      </w:pPr>
      <w:del w:id="96" w:author="Shay Shushan" w:date="2026-08-12T12:11:00Z" w16du:dateUtc="2026-08-12T09:11:00Z">
        <w:r w:rsidRPr="00AC5A37" w:rsidDel="005F5229">
          <w:rPr>
            <w:rFonts w:ascii="David" w:hAnsi="David" w:cs="David"/>
            <w:sz w:val="24"/>
            <w:szCs w:val="24"/>
            <w:rtl/>
          </w:rPr>
          <w:delText xml:space="preserve">התובע </w:delText>
        </w:r>
        <w:r w:rsidRPr="00AC5A37" w:rsidDel="005F5229">
          <w:rPr>
            <w:rFonts w:ascii="David" w:hAnsi="David" w:cs="David"/>
            <w:sz w:val="24"/>
            <w:szCs w:val="24"/>
          </w:rPr>
          <w:delText>/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 xml:space="preserve"> המשיב </w:delText>
        </w:r>
        <w:r w:rsidRPr="00AC5A37" w:rsidDel="005F5229">
          <w:rPr>
            <w:rFonts w:ascii="David" w:hAnsi="David" w:cs="David"/>
            <w:spacing w:val="-5"/>
            <w:sz w:val="24"/>
            <w:szCs w:val="24"/>
            <w:rtl/>
          </w:rPr>
          <w:delText>הנתבע</w:delText>
        </w:r>
        <w:r w:rsidRPr="00AC5A37" w:rsidDel="005F5229">
          <w:rPr>
            <w:rFonts w:ascii="David" w:hAnsi="David" w:cs="David"/>
            <w:spacing w:val="1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</w:rPr>
          <w:delText>/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 xml:space="preserve"> המבקש</w:delText>
        </w:r>
      </w:del>
    </w:p>
    <w:p w14:paraId="5A1F5FCF" w14:textId="37BE2336" w:rsidR="00AC5A37" w:rsidRDefault="00D85906" w:rsidP="00D85906">
      <w:pPr>
        <w:pStyle w:val="BodyText"/>
        <w:spacing w:before="109"/>
        <w:ind w:left="0" w:right="0"/>
        <w:rPr>
          <w:ins w:id="97" w:author="Shay Shushan" w:date="2026-08-12T12:57:00Z" w16du:dateUtc="2026-08-12T09:57:00Z"/>
          <w:rFonts w:ascii="David" w:hAnsi="David" w:cs="David"/>
          <w:sz w:val="24"/>
          <w:szCs w:val="24"/>
          <w:rtl/>
        </w:rPr>
      </w:pPr>
      <w:ins w:id="98" w:author="Shay Shushan" w:date="2026-08-12T12:57:00Z" w16du:dateUtc="2026-08-12T09:57:00Z">
        <w:r>
          <w:rPr>
            <w:rFonts w:ascii="David" w:hAnsi="David" w:cs="David" w:hint="cs"/>
            <w:sz w:val="24"/>
            <w:szCs w:val="24"/>
            <w:rtl/>
          </w:rPr>
          <w:t>מועד המצאת הבקשה: ???</w:t>
        </w:r>
      </w:ins>
    </w:p>
    <w:p w14:paraId="53AE3350" w14:textId="5622054A" w:rsidR="00D85906" w:rsidRPr="00AC5A37" w:rsidRDefault="00D85906">
      <w:pPr>
        <w:pStyle w:val="BodyText"/>
        <w:spacing w:before="109"/>
        <w:ind w:left="0" w:right="0"/>
        <w:rPr>
          <w:rFonts w:ascii="David" w:hAnsi="David" w:cs="David"/>
          <w:sz w:val="24"/>
          <w:szCs w:val="24"/>
        </w:rPr>
        <w:pPrChange w:id="99" w:author="Shay Shushan" w:date="2026-08-12T12:57:00Z" w16du:dateUtc="2026-08-12T09:57:00Z">
          <w:pPr>
            <w:pStyle w:val="BodyText"/>
            <w:spacing w:before="109"/>
            <w:ind w:left="0" w:right="0"/>
            <w:jc w:val="left"/>
          </w:pPr>
        </w:pPrChange>
      </w:pPr>
      <w:ins w:id="100" w:author="Shay Shushan" w:date="2026-08-12T12:57:00Z" w16du:dateUtc="2026-08-12T09:57:00Z">
        <w:r>
          <w:rPr>
            <w:rFonts w:ascii="David" w:hAnsi="David" w:cs="David" w:hint="cs"/>
            <w:sz w:val="24"/>
            <w:szCs w:val="24"/>
            <w:rtl/>
          </w:rPr>
          <w:t>מועד אחרון להגשת תגובה: ???</w:t>
        </w:r>
      </w:ins>
    </w:p>
    <w:p w14:paraId="00AB5D8C" w14:textId="0E6F89D2" w:rsidR="00AC5A37" w:rsidRPr="00AC5A37" w:rsidRDefault="00AC5A37" w:rsidP="00AC5A37">
      <w:pPr>
        <w:pStyle w:val="Heading1"/>
        <w:bidi/>
        <w:ind w:left="3062" w:right="74"/>
        <w:rPr>
          <w:rFonts w:ascii="David" w:hAnsi="David" w:cs="David"/>
          <w:color w:val="auto"/>
          <w:sz w:val="24"/>
          <w:szCs w:val="24"/>
        </w:rPr>
      </w:pPr>
      <w:r w:rsidRPr="00AC5A37">
        <w:rPr>
          <w:rFonts w:ascii="David" w:hAnsi="David" w:cs="David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135BBB0" wp14:editId="356E4194">
                <wp:simplePos x="0" y="0"/>
                <wp:positionH relativeFrom="page">
                  <wp:posOffset>2566942</wp:posOffset>
                </wp:positionH>
                <wp:positionV relativeFrom="paragraph">
                  <wp:posOffset>152645</wp:posOffset>
                </wp:positionV>
                <wp:extent cx="4572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10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5108" y="0"/>
                              </a:lnTo>
                              <a:lnTo>
                                <a:pt x="451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929D0" id="Graphic 1" o:spid="_x0000_s1026" style="position:absolute;margin-left:202.1pt;margin-top:12pt;width:3.6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" path="m45108,9524l,9524,,,45108,r,9524xe" fillcolor="black" stroked="f">
                <v:path arrowok="t"/>
                <w10:wrap anchorx="page"/>
              </v:shape>
            </w:pict>
          </mc:Fallback>
        </mc:AlternateContent>
      </w:r>
      <w:r w:rsidRPr="00AC5A37">
        <w:rPr>
          <w:rFonts w:ascii="David" w:hAnsi="David" w:cs="David"/>
          <w:color w:val="auto"/>
          <w:spacing w:val="-2"/>
          <w:sz w:val="24"/>
          <w:szCs w:val="24"/>
          <w:u w:val="single"/>
          <w:rtl/>
        </w:rPr>
        <w:t>תגובה</w:t>
      </w:r>
      <w:ins w:id="101" w:author="Shay Shushan" w:date="2026-08-12T12:13:00Z" w16du:dateUtc="2026-08-12T09:13:00Z">
        <w:r w:rsidR="005F5229">
          <w:rPr>
            <w:rFonts w:ascii="David" w:hAnsi="David" w:cs="David" w:hint="cs"/>
            <w:color w:val="auto"/>
            <w:spacing w:val="-2"/>
            <w:sz w:val="24"/>
            <w:szCs w:val="24"/>
            <w:u w:val="single"/>
            <w:rtl/>
          </w:rPr>
          <w:t xml:space="preserve"> (התנגדות)</w:t>
        </w:r>
      </w:ins>
      <w:r w:rsidRPr="00AC5A37">
        <w:rPr>
          <w:rFonts w:ascii="David" w:hAnsi="David" w:cs="David"/>
          <w:color w:val="auto"/>
          <w:sz w:val="24"/>
          <w:szCs w:val="24"/>
          <w:u w:val="single"/>
          <w:rtl/>
        </w:rPr>
        <w:t xml:space="preserve"> לבקשה לסילו</w:t>
      </w:r>
      <w:r w:rsidRPr="00AC5A37">
        <w:rPr>
          <w:rFonts w:ascii="David" w:hAnsi="David" w:cs="David"/>
          <w:color w:val="auto"/>
          <w:sz w:val="24"/>
          <w:szCs w:val="24"/>
          <w:rtl/>
        </w:rPr>
        <w:t xml:space="preserve">ק </w:t>
      </w:r>
      <w:r w:rsidRPr="00AC5A37">
        <w:rPr>
          <w:rFonts w:ascii="David" w:hAnsi="David" w:cs="David"/>
          <w:color w:val="auto"/>
          <w:sz w:val="24"/>
          <w:szCs w:val="24"/>
          <w:u w:val="single"/>
          <w:rtl/>
        </w:rPr>
        <w:t>התביעה על הס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ף</w:t>
      </w:r>
    </w:p>
    <w:p w14:paraId="49307310" w14:textId="77777777" w:rsidR="00AC5A37" w:rsidRPr="00AC5A37" w:rsidRDefault="00AC5A37" w:rsidP="00AC5A37">
      <w:pPr>
        <w:pStyle w:val="BodyText"/>
        <w:spacing w:before="115"/>
        <w:ind w:left="0" w:right="0"/>
        <w:jc w:val="left"/>
        <w:rPr>
          <w:rFonts w:ascii="David" w:hAnsi="David" w:cs="David"/>
          <w:b/>
          <w:sz w:val="24"/>
          <w:szCs w:val="24"/>
        </w:rPr>
      </w:pPr>
    </w:p>
    <w:p w14:paraId="62BB1749" w14:textId="5A1118BE" w:rsidR="00AC5A37" w:rsidRPr="00AC5A37" w:rsidRDefault="00AC5A37" w:rsidP="00AC5A37">
      <w:pPr>
        <w:pStyle w:val="BodyText"/>
        <w:bidi/>
        <w:spacing w:line="319" w:lineRule="auto"/>
        <w:ind w:left="140" w:right="74"/>
        <w:jc w:val="left"/>
        <w:rPr>
          <w:rFonts w:ascii="David" w:hAnsi="David" w:cs="David"/>
          <w:sz w:val="24"/>
          <w:szCs w:val="24"/>
        </w:rPr>
      </w:pPr>
      <w:r w:rsidRPr="00AC5A37">
        <w:rPr>
          <w:rFonts w:ascii="David" w:hAnsi="David" w:cs="David"/>
          <w:sz w:val="24"/>
          <w:szCs w:val="24"/>
          <w:rtl/>
        </w:rPr>
        <w:t>בית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המשפט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הנכבד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מתבקש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לדחות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את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בקשת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del w:id="102" w:author="Shay Shushan" w:date="2026-08-12T12:14:00Z" w16du:dateUtc="2026-08-12T09:14:00Z">
        <w:r w:rsidRPr="00AC5A37" w:rsidDel="005F5229">
          <w:rPr>
            <w:rFonts w:ascii="David" w:hAnsi="David" w:cs="David"/>
            <w:sz w:val="24"/>
            <w:szCs w:val="24"/>
            <w:rtl/>
          </w:rPr>
          <w:delText>הנתבע</w:delText>
        </w:r>
        <w:r w:rsidRPr="00AC5A37" w:rsidDel="005F5229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</w:del>
      <w:ins w:id="103" w:author="Shay Shushan" w:date="2026-08-12T12:14:00Z" w16du:dateUtc="2026-08-12T09:14:00Z">
        <w:r w:rsidR="005F5229">
          <w:rPr>
            <w:rFonts w:ascii="David" w:hAnsi="David" w:cs="David" w:hint="cs"/>
            <w:sz w:val="24"/>
            <w:szCs w:val="24"/>
            <w:rtl/>
          </w:rPr>
          <w:t>המבקש</w:t>
        </w:r>
        <w:r w:rsidR="005F5229" w:rsidRPr="00AC5A37">
          <w:rPr>
            <w:rFonts w:ascii="David" w:hAnsi="David" w:cs="David"/>
            <w:spacing w:val="-3"/>
            <w:sz w:val="24"/>
            <w:szCs w:val="24"/>
            <w:rtl/>
          </w:rPr>
          <w:t xml:space="preserve"> </w:t>
        </w:r>
      </w:ins>
      <w:r w:rsidRPr="00AC5A37">
        <w:rPr>
          <w:rFonts w:ascii="David" w:hAnsi="David" w:cs="David"/>
          <w:sz w:val="24"/>
          <w:szCs w:val="24"/>
          <w:rtl/>
        </w:rPr>
        <w:t>לסילוק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התביעה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על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הסף</w:t>
      </w:r>
      <w:r w:rsidRPr="00AC5A37">
        <w:rPr>
          <w:rFonts w:ascii="David" w:hAnsi="David" w:cs="David"/>
          <w:sz w:val="24"/>
          <w:szCs w:val="24"/>
        </w:rPr>
        <w:t>,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ולהורות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על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המשך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ניהול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ההליך לגופו</w:t>
      </w:r>
      <w:r w:rsidRPr="00AC5A37">
        <w:rPr>
          <w:rFonts w:ascii="David" w:hAnsi="David" w:cs="David"/>
          <w:sz w:val="24"/>
          <w:szCs w:val="24"/>
        </w:rPr>
        <w:t>,</w:t>
      </w:r>
      <w:r w:rsidRPr="00AC5A37">
        <w:rPr>
          <w:rFonts w:ascii="David" w:hAnsi="David" w:cs="David"/>
          <w:spacing w:val="-8"/>
          <w:sz w:val="24"/>
          <w:szCs w:val="24"/>
          <w:rtl/>
        </w:rPr>
        <w:t xml:space="preserve"> </w:t>
      </w:r>
      <w:ins w:id="104" w:author="Shay Shushan" w:date="2026-08-12T13:00:00Z" w16du:dateUtc="2026-08-12T10:00:00Z">
        <w:r w:rsidR="000A60B4">
          <w:rPr>
            <w:rFonts w:ascii="David" w:hAnsi="David" w:cs="David" w:hint="cs"/>
            <w:spacing w:val="-8"/>
            <w:sz w:val="24"/>
            <w:szCs w:val="24"/>
            <w:rtl/>
          </w:rPr>
          <w:t xml:space="preserve">הכול </w:t>
        </w:r>
      </w:ins>
      <w:r w:rsidRPr="00AC5A37">
        <w:rPr>
          <w:rFonts w:ascii="David" w:hAnsi="David" w:cs="David"/>
          <w:sz w:val="24"/>
          <w:szCs w:val="24"/>
          <w:rtl/>
        </w:rPr>
        <w:t>מן</w:t>
      </w:r>
      <w:r w:rsidRPr="00AC5A37">
        <w:rPr>
          <w:rFonts w:ascii="David" w:hAnsi="David" w:cs="David"/>
          <w:spacing w:val="-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הטעמים</w:t>
      </w:r>
      <w:r w:rsidRPr="00AC5A37">
        <w:rPr>
          <w:rFonts w:ascii="David" w:hAnsi="David" w:cs="David"/>
          <w:spacing w:val="-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שיפורטו</w:t>
      </w:r>
      <w:r w:rsidRPr="00AC5A37">
        <w:rPr>
          <w:rFonts w:ascii="David" w:hAnsi="David" w:cs="David"/>
          <w:spacing w:val="-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להלן</w:t>
      </w:r>
      <w:r w:rsidRPr="00AC5A37">
        <w:rPr>
          <w:rFonts w:ascii="David" w:hAnsi="David" w:cs="David"/>
          <w:sz w:val="24"/>
          <w:szCs w:val="24"/>
        </w:rPr>
        <w:t>.</w:t>
      </w:r>
    </w:p>
    <w:p w14:paraId="3E793518" w14:textId="77777777" w:rsidR="00AC5A37" w:rsidRPr="00AC5A37" w:rsidRDefault="00AC5A37" w:rsidP="00AC5A37">
      <w:pPr>
        <w:pStyle w:val="BodyText"/>
        <w:spacing w:before="105"/>
        <w:ind w:left="0" w:right="0"/>
        <w:jc w:val="left"/>
        <w:rPr>
          <w:rFonts w:ascii="David" w:hAnsi="David" w:cs="David"/>
          <w:sz w:val="24"/>
          <w:szCs w:val="24"/>
        </w:rPr>
      </w:pPr>
    </w:p>
    <w:p w14:paraId="4AF6B0EF" w14:textId="337EC25F" w:rsidR="00AC5A37" w:rsidRPr="00AC5A37" w:rsidRDefault="00AC5A37" w:rsidP="00AC5A37">
      <w:pPr>
        <w:pStyle w:val="Heading2"/>
        <w:bidi/>
        <w:ind w:left="140" w:right="8328"/>
        <w:rPr>
          <w:rFonts w:ascii="David" w:hAnsi="David" w:cs="David"/>
          <w:color w:val="auto"/>
          <w:sz w:val="24"/>
          <w:szCs w:val="24"/>
        </w:rPr>
      </w:pPr>
      <w:del w:id="105" w:author="Shay Shushan" w:date="2026-08-12T13:00:00Z" w16du:dateUtc="2026-08-12T10:00:00Z">
        <w:r w:rsidRPr="00AC5A37" w:rsidDel="000A60B4">
          <w:rPr>
            <w:rFonts w:ascii="David" w:hAnsi="David" w:cs="David"/>
            <w:color w:val="auto"/>
            <w:spacing w:val="-4"/>
            <w:sz w:val="24"/>
            <w:szCs w:val="24"/>
            <w:rtl/>
          </w:rPr>
          <w:delText>הרקע</w:delText>
        </w:r>
        <w:r w:rsidRPr="00AC5A37" w:rsidDel="000A60B4">
          <w:rPr>
            <w:rFonts w:ascii="David" w:hAnsi="David" w:cs="David"/>
            <w:color w:val="auto"/>
            <w:spacing w:val="-3"/>
            <w:sz w:val="24"/>
            <w:szCs w:val="24"/>
            <w:rtl/>
          </w:rPr>
          <w:delText xml:space="preserve"> </w:delText>
        </w:r>
        <w:r w:rsidRPr="00AC5A37" w:rsidDel="000A60B4">
          <w:rPr>
            <w:rFonts w:ascii="David" w:hAnsi="David" w:cs="David"/>
            <w:color w:val="auto"/>
            <w:sz w:val="24"/>
            <w:szCs w:val="24"/>
            <w:rtl/>
          </w:rPr>
          <w:delText>לתגובה</w:delText>
        </w:r>
      </w:del>
      <w:ins w:id="106" w:author="Shay Shushan" w:date="2026-08-12T13:00:00Z" w16du:dateUtc="2026-08-12T10:00:00Z">
        <w:r w:rsidR="000A60B4">
          <w:rPr>
            <w:rFonts w:ascii="David" w:hAnsi="David" w:cs="David" w:hint="cs"/>
            <w:color w:val="auto"/>
            <w:spacing w:val="-4"/>
            <w:sz w:val="24"/>
            <w:szCs w:val="24"/>
            <w:rtl/>
          </w:rPr>
          <w:t>העובדות</w:t>
        </w:r>
      </w:ins>
    </w:p>
    <w:p w14:paraId="74EEAB25" w14:textId="54DFEC1E" w:rsidR="00AC5A37" w:rsidRDefault="00AC5A37" w:rsidP="00AC5A37">
      <w:pPr>
        <w:pStyle w:val="BodyText"/>
        <w:bidi/>
        <w:spacing w:before="227" w:line="331" w:lineRule="auto"/>
        <w:ind w:left="140" w:right="74"/>
        <w:jc w:val="left"/>
        <w:rPr>
          <w:ins w:id="107" w:author="Shay Shushan" w:date="2026-08-12T12:16:00Z" w16du:dateUtc="2026-08-12T09:16:00Z"/>
          <w:rFonts w:ascii="David" w:hAnsi="David" w:cs="David"/>
          <w:spacing w:val="-2"/>
          <w:sz w:val="24"/>
          <w:szCs w:val="24"/>
          <w:rtl/>
        </w:rPr>
      </w:pPr>
      <w:r w:rsidRPr="00AC5A37">
        <w:rPr>
          <w:rFonts w:ascii="David" w:hAnsi="David" w:cs="David"/>
          <w:b/>
          <w:bCs/>
          <w:sz w:val="24"/>
          <w:szCs w:val="24"/>
        </w:rPr>
        <w:t>.1</w:t>
      </w:r>
      <w:r w:rsidRPr="00AC5A37">
        <w:rPr>
          <w:rFonts w:ascii="David" w:hAnsi="David" w:cs="David"/>
          <w:spacing w:val="7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 xml:space="preserve">ביום </w:t>
      </w:r>
      <w:r w:rsidRPr="00AC5A37">
        <w:rPr>
          <w:rFonts w:ascii="David" w:hAnsi="David" w:cs="David"/>
          <w:sz w:val="24"/>
          <w:szCs w:val="24"/>
        </w:rPr>
        <w:t>14.2.2019</w:t>
      </w:r>
      <w:r w:rsidRPr="00AC5A37">
        <w:rPr>
          <w:rFonts w:ascii="David" w:hAnsi="David" w:cs="David"/>
          <w:sz w:val="24"/>
          <w:szCs w:val="24"/>
          <w:rtl/>
        </w:rPr>
        <w:t xml:space="preserve"> נפגע </w:t>
      </w:r>
      <w:del w:id="108" w:author="Shay Shushan" w:date="2026-08-12T12:14:00Z" w16du:dateUtc="2026-08-12T09:14:00Z">
        <w:r w:rsidRPr="00AC5A37" w:rsidDel="005F5229">
          <w:rPr>
            <w:rFonts w:ascii="David" w:hAnsi="David" w:cs="David"/>
            <w:sz w:val="24"/>
            <w:szCs w:val="24"/>
            <w:rtl/>
          </w:rPr>
          <w:delText xml:space="preserve">התובע </w:delText>
        </w:r>
      </w:del>
      <w:ins w:id="109" w:author="Shay Shushan" w:date="2026-08-12T12:14:00Z" w16du:dateUtc="2026-08-12T09:14:00Z">
        <w:r w:rsidR="005F5229">
          <w:rPr>
            <w:rFonts w:ascii="David" w:hAnsi="David" w:cs="David" w:hint="cs"/>
            <w:sz w:val="24"/>
            <w:szCs w:val="24"/>
            <w:rtl/>
          </w:rPr>
          <w:t>המשיב</w:t>
        </w:r>
        <w:r w:rsidR="005F5229" w:rsidRPr="00AC5A37">
          <w:rPr>
            <w:rFonts w:ascii="David" w:hAnsi="David" w:cs="David"/>
            <w:sz w:val="24"/>
            <w:szCs w:val="24"/>
            <w:rtl/>
          </w:rPr>
          <w:t xml:space="preserve"> </w:t>
        </w:r>
      </w:ins>
      <w:r w:rsidRPr="00AC5A37">
        <w:rPr>
          <w:rFonts w:ascii="David" w:hAnsi="David" w:cs="David"/>
          <w:sz w:val="24"/>
          <w:szCs w:val="24"/>
          <w:rtl/>
        </w:rPr>
        <w:t xml:space="preserve">מרכב מסחרי שנהג בו </w:t>
      </w:r>
      <w:del w:id="110" w:author="Shay Shushan" w:date="2026-08-12T12:14:00Z" w16du:dateUtc="2026-08-12T09:14:00Z">
        <w:r w:rsidRPr="00AC5A37" w:rsidDel="005F5229">
          <w:rPr>
            <w:rFonts w:ascii="David" w:hAnsi="David" w:cs="David"/>
            <w:sz w:val="24"/>
            <w:szCs w:val="24"/>
            <w:rtl/>
          </w:rPr>
          <w:delText>הנתבע</w:delText>
        </w:r>
      </w:del>
      <w:ins w:id="111" w:author="Shay Shushan" w:date="2026-08-12T12:14:00Z" w16du:dateUtc="2026-08-12T09:14:00Z">
        <w:r w:rsidR="005F5229">
          <w:rPr>
            <w:rFonts w:ascii="David" w:hAnsi="David" w:cs="David" w:hint="cs"/>
            <w:sz w:val="24"/>
            <w:szCs w:val="24"/>
            <w:rtl/>
          </w:rPr>
          <w:t>המבקש</w:t>
        </w:r>
      </w:ins>
      <w:r w:rsidRPr="00AC5A37">
        <w:rPr>
          <w:rFonts w:ascii="David" w:hAnsi="David" w:cs="David"/>
          <w:sz w:val="24"/>
          <w:szCs w:val="24"/>
        </w:rPr>
        <w:t>,</w:t>
      </w:r>
      <w:r w:rsidRPr="00AC5A37">
        <w:rPr>
          <w:rFonts w:ascii="David" w:hAnsi="David" w:cs="David"/>
          <w:sz w:val="24"/>
          <w:szCs w:val="24"/>
          <w:rtl/>
        </w:rPr>
        <w:t xml:space="preserve"> אשר האיץ ונמלט מזירת האירוע</w:t>
      </w:r>
      <w:r w:rsidRPr="00AC5A37">
        <w:rPr>
          <w:rFonts w:ascii="David" w:hAnsi="David" w:cs="David"/>
          <w:sz w:val="24"/>
          <w:szCs w:val="24"/>
        </w:rPr>
        <w:t>.</w:t>
      </w:r>
      <w:r w:rsidRPr="00AC5A37">
        <w:rPr>
          <w:rFonts w:ascii="David" w:hAnsi="David" w:cs="David"/>
          <w:sz w:val="24"/>
          <w:szCs w:val="24"/>
          <w:rtl/>
        </w:rPr>
        <w:t xml:space="preserve"> </w:t>
      </w:r>
      <w:del w:id="112" w:author="Shay Shushan" w:date="2026-08-12T12:15:00Z" w16du:dateUtc="2026-08-12T09:15:00Z">
        <w:r w:rsidRPr="00AC5A37" w:rsidDel="005F5229">
          <w:rPr>
            <w:rFonts w:ascii="David" w:hAnsi="David" w:cs="David"/>
            <w:sz w:val="24"/>
            <w:szCs w:val="24"/>
            <w:rtl/>
          </w:rPr>
          <w:delText>פרטי הרכב</w:delText>
        </w:r>
        <w:r w:rsidRPr="00AC5A37" w:rsidDel="005F5229">
          <w:rPr>
            <w:rFonts w:ascii="David" w:hAnsi="David" w:cs="David"/>
            <w:b/>
            <w:bCs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pacing w:val="-2"/>
            <w:sz w:val="24"/>
            <w:szCs w:val="24"/>
            <w:rtl/>
          </w:rPr>
          <w:delText>נרשמו</w:delText>
        </w:r>
        <w:r w:rsidRPr="00AC5A37" w:rsidDel="005F5229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pacing w:val="-2"/>
            <w:sz w:val="24"/>
            <w:szCs w:val="24"/>
            <w:rtl/>
          </w:rPr>
          <w:delText>בידי</w:delText>
        </w:r>
        <w:r w:rsidRPr="00AC5A37" w:rsidDel="005F5229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pacing w:val="-2"/>
            <w:sz w:val="24"/>
            <w:szCs w:val="24"/>
            <w:rtl/>
          </w:rPr>
          <w:delText>עוברי</w:delText>
        </w:r>
        <w:r w:rsidRPr="00AC5A37" w:rsidDel="005F5229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pacing w:val="-2"/>
            <w:sz w:val="24"/>
            <w:szCs w:val="24"/>
            <w:rtl/>
          </w:rPr>
          <w:delText>אורח</w:delText>
        </w:r>
        <w:r w:rsidRPr="00AC5A37" w:rsidDel="005F5229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pacing w:val="-2"/>
            <w:sz w:val="24"/>
            <w:szCs w:val="24"/>
            <w:rtl/>
          </w:rPr>
          <w:delText>ונמסרו</w:delText>
        </w:r>
        <w:r w:rsidRPr="00AC5A37" w:rsidDel="005F5229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pacing w:val="-2"/>
            <w:sz w:val="24"/>
            <w:szCs w:val="24"/>
            <w:rtl/>
          </w:rPr>
          <w:delText>לתובע</w:delText>
        </w:r>
        <w:r w:rsidRPr="00AC5A37" w:rsidDel="005F5229">
          <w:rPr>
            <w:rFonts w:ascii="David" w:hAnsi="David" w:cs="David"/>
            <w:spacing w:val="-2"/>
            <w:sz w:val="24"/>
            <w:szCs w:val="24"/>
          </w:rPr>
          <w:delText>.</w:delText>
        </w:r>
        <w:r w:rsidRPr="00AC5A37" w:rsidDel="005F5229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</w:del>
      <w:del w:id="113" w:author="Shay Shushan" w:date="2026-08-12T13:00:00Z" w16du:dateUtc="2026-08-12T10:00:00Z">
        <w:r w:rsidRPr="00AC5A37" w:rsidDel="000A60B4">
          <w:rPr>
            <w:rFonts w:ascii="David" w:hAnsi="David" w:cs="David"/>
            <w:spacing w:val="-2"/>
            <w:sz w:val="24"/>
            <w:szCs w:val="24"/>
            <w:rtl/>
          </w:rPr>
          <w:delText>התובע</w:delText>
        </w:r>
      </w:del>
      <w:ins w:id="114" w:author="Shay Shushan" w:date="2026-08-12T13:00:00Z" w16du:dateUtc="2026-08-12T10:00:00Z">
        <w:r w:rsidR="000A60B4">
          <w:rPr>
            <w:rFonts w:ascii="David" w:hAnsi="David" w:cs="David" w:hint="cs"/>
            <w:sz w:val="24"/>
            <w:szCs w:val="24"/>
            <w:rtl/>
          </w:rPr>
          <w:t>המשיב</w:t>
        </w:r>
      </w:ins>
      <w:r w:rsidRPr="00AC5A37">
        <w:rPr>
          <w:rFonts w:ascii="David" w:hAnsi="David" w:cs="David"/>
          <w:spacing w:val="-10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אושפז</w:t>
      </w:r>
      <w:r w:rsidRPr="00AC5A37">
        <w:rPr>
          <w:rFonts w:ascii="David" w:hAnsi="David" w:cs="David"/>
          <w:spacing w:val="-10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שלושה</w:t>
      </w:r>
      <w:r w:rsidRPr="00AC5A37">
        <w:rPr>
          <w:rFonts w:ascii="David" w:hAnsi="David" w:cs="David"/>
          <w:spacing w:val="-10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ימים</w:t>
      </w:r>
      <w:r w:rsidRPr="00AC5A37">
        <w:rPr>
          <w:rFonts w:ascii="David" w:hAnsi="David" w:cs="David"/>
          <w:spacing w:val="-10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ונדרש</w:t>
      </w:r>
      <w:r w:rsidRPr="00AC5A37">
        <w:rPr>
          <w:rFonts w:ascii="David" w:hAnsi="David" w:cs="David"/>
          <w:spacing w:val="-10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לטיפולים</w:t>
      </w:r>
      <w:r w:rsidRPr="00AC5A37">
        <w:rPr>
          <w:rFonts w:ascii="David" w:hAnsi="David" w:cs="David"/>
          <w:spacing w:val="-10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ממושכים</w:t>
      </w:r>
      <w:r w:rsidRPr="00AC5A37">
        <w:rPr>
          <w:rFonts w:ascii="David" w:hAnsi="David" w:cs="David"/>
          <w:spacing w:val="-10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בעקבות</w:t>
      </w:r>
      <w:r w:rsidRPr="00AC5A37">
        <w:rPr>
          <w:rFonts w:ascii="David" w:hAnsi="David" w:cs="David"/>
          <w:spacing w:val="-10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הפגיעה</w:t>
      </w:r>
      <w:r w:rsidRPr="00AC5A37">
        <w:rPr>
          <w:rFonts w:ascii="David" w:hAnsi="David" w:cs="David"/>
          <w:spacing w:val="-2"/>
          <w:sz w:val="24"/>
          <w:szCs w:val="24"/>
        </w:rPr>
        <w:t>.</w:t>
      </w:r>
      <w:ins w:id="115" w:author="Shay Shushan" w:date="2026-08-12T12:15:00Z" w16du:dateUtc="2026-08-12T09:15:00Z">
        <w:r w:rsidR="005F5229">
          <w:rPr>
            <w:rFonts w:ascii="David" w:hAnsi="David" w:cs="David" w:hint="cs"/>
            <w:spacing w:val="-2"/>
            <w:sz w:val="24"/>
            <w:szCs w:val="24"/>
            <w:rtl/>
          </w:rPr>
          <w:t xml:space="preserve"> </w:t>
        </w:r>
        <w:r w:rsidR="005F5229" w:rsidRPr="000A60B4">
          <w:rPr>
            <w:rFonts w:ascii="David" w:hAnsi="David" w:cs="David" w:hint="eastAsia"/>
            <w:spacing w:val="-2"/>
            <w:sz w:val="24"/>
            <w:szCs w:val="24"/>
            <w:highlight w:val="yellow"/>
            <w:rtl/>
            <w:rPrChange w:id="116" w:author="Shay Shushan" w:date="2026-08-12T13:01:00Z" w16du:dateUtc="2026-08-12T10:01:00Z">
              <w:rPr>
                <w:rFonts w:ascii="David" w:hAnsi="David" w:cs="David" w:hint="eastAsia"/>
                <w:spacing w:val="-2"/>
                <w:sz w:val="24"/>
                <w:szCs w:val="24"/>
                <w:rtl/>
              </w:rPr>
            </w:rPrChange>
          </w:rPr>
          <w:t>אין</w:t>
        </w:r>
        <w:r w:rsidR="005F5229" w:rsidRPr="000A60B4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117" w:author="Shay Shushan" w:date="2026-08-12T13:01:00Z" w16du:dateUtc="2026-08-12T10:01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t xml:space="preserve"> לרשום פרטים מיותרים – הפרט אודות עוברי האורח הוא מ</w:t>
        </w:r>
      </w:ins>
      <w:ins w:id="118" w:author="Shay Shushan" w:date="2026-08-12T12:16:00Z" w16du:dateUtc="2026-08-12T09:16:00Z">
        <w:r w:rsidR="005F5229" w:rsidRPr="000A60B4">
          <w:rPr>
            <w:rFonts w:ascii="David" w:hAnsi="David" w:cs="David" w:hint="eastAsia"/>
            <w:spacing w:val="-2"/>
            <w:sz w:val="24"/>
            <w:szCs w:val="24"/>
            <w:highlight w:val="yellow"/>
            <w:rtl/>
            <w:rPrChange w:id="119" w:author="Shay Shushan" w:date="2026-08-12T13:01:00Z" w16du:dateUtc="2026-08-12T10:01:00Z">
              <w:rPr>
                <w:rFonts w:ascii="David" w:hAnsi="David" w:cs="David" w:hint="eastAsia"/>
                <w:spacing w:val="-2"/>
                <w:sz w:val="24"/>
                <w:szCs w:val="24"/>
                <w:rtl/>
              </w:rPr>
            </w:rPrChange>
          </w:rPr>
          <w:t>יותר</w:t>
        </w:r>
        <w:r w:rsidR="005F5229" w:rsidRPr="000A60B4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120" w:author="Shay Shushan" w:date="2026-08-12T13:01:00Z" w16du:dateUtc="2026-08-12T10:01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t xml:space="preserve"> ומי שכותב אותו במסמך, מאבד נקודות (מורידים נקודות על כך)</w:t>
        </w:r>
        <w:r w:rsidR="005F5229">
          <w:rPr>
            <w:rFonts w:ascii="David" w:hAnsi="David" w:cs="David" w:hint="cs"/>
            <w:spacing w:val="-2"/>
            <w:sz w:val="24"/>
            <w:szCs w:val="24"/>
            <w:rtl/>
          </w:rPr>
          <w:t>.</w:t>
        </w:r>
      </w:ins>
    </w:p>
    <w:p w14:paraId="4A38839B" w14:textId="53E4A87F" w:rsidR="005F5229" w:rsidRDefault="005F5229" w:rsidP="005F5229">
      <w:pPr>
        <w:pStyle w:val="BodyText"/>
        <w:bidi/>
        <w:spacing w:before="227" w:line="331" w:lineRule="auto"/>
        <w:ind w:right="74"/>
        <w:jc w:val="left"/>
        <w:rPr>
          <w:ins w:id="121" w:author="Shay Shushan" w:date="2026-08-12T12:25:00Z" w16du:dateUtc="2026-08-12T09:25:00Z"/>
          <w:rFonts w:ascii="David" w:hAnsi="David" w:cs="David"/>
          <w:sz w:val="24"/>
          <w:szCs w:val="24"/>
          <w:rtl/>
        </w:rPr>
      </w:pPr>
      <w:ins w:id="122" w:author="Shay Shushan" w:date="2026-08-12T12:16:00Z" w16du:dateUtc="2026-08-12T09:16:00Z">
        <w:r>
          <w:rPr>
            <w:rFonts w:ascii="David" w:hAnsi="David" w:cs="David" w:hint="cs"/>
            <w:b/>
            <w:bCs/>
            <w:sz w:val="24"/>
            <w:szCs w:val="24"/>
            <w:rtl/>
          </w:rPr>
          <w:t>***</w:t>
        </w:r>
        <w:r>
          <w:rPr>
            <w:rFonts w:ascii="David" w:hAnsi="David" w:cs="David"/>
            <w:b/>
            <w:bCs/>
            <w:sz w:val="24"/>
            <w:szCs w:val="24"/>
            <w:rtl/>
          </w:rPr>
          <w:tab/>
        </w:r>
        <w:r w:rsidRPr="005F5229">
          <w:rPr>
            <w:rFonts w:ascii="David" w:hAnsi="David" w:cs="David" w:hint="eastAsia"/>
            <w:sz w:val="24"/>
            <w:szCs w:val="24"/>
            <w:rtl/>
            <w:rPrChange w:id="123" w:author="Shay Shushan" w:date="2026-08-12T12:17:00Z" w16du:dateUtc="2026-08-12T09:17:00Z">
              <w:rPr>
                <w:rFonts w:ascii="David" w:hAnsi="David" w:cs="David" w:hint="eastAsia"/>
                <w:b/>
                <w:bCs/>
                <w:sz w:val="24"/>
                <w:szCs w:val="24"/>
                <w:rtl/>
              </w:rPr>
            </w:rPrChange>
          </w:rPr>
          <w:t>העתק</w:t>
        </w:r>
        <w:r w:rsidRPr="005F5229">
          <w:rPr>
            <w:rFonts w:ascii="David" w:hAnsi="David" w:cs="David"/>
            <w:sz w:val="24"/>
            <w:szCs w:val="24"/>
            <w:rtl/>
            <w:rPrChange w:id="124" w:author="Shay Shushan" w:date="2026-08-12T12:17:00Z" w16du:dateUtc="2026-08-12T09:17:00Z"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rPrChange>
          </w:rPr>
          <w:t xml:space="preserve"> מסמכים המעידים על אשפוז המשיב מצ"ב</w:t>
        </w:r>
        <w:r>
          <w:rPr>
            <w:rFonts w:ascii="David" w:hAnsi="David" w:cs="David" w:hint="cs"/>
            <w:b/>
            <w:bCs/>
            <w:sz w:val="24"/>
            <w:szCs w:val="24"/>
            <w:rtl/>
          </w:rPr>
          <w:t xml:space="preserve"> </w:t>
        </w:r>
        <w:r>
          <w:rPr>
            <w:rFonts w:ascii="David" w:hAnsi="David" w:cs="David" w:hint="cs"/>
            <w:b/>
            <w:bCs/>
            <w:sz w:val="24"/>
            <w:szCs w:val="24"/>
            <w:u w:val="single"/>
            <w:rtl/>
          </w:rPr>
          <w:t>כנספח 1</w:t>
        </w:r>
      </w:ins>
      <w:ins w:id="125" w:author="Shay Shushan" w:date="2026-08-12T12:17:00Z" w16du:dateUtc="2026-08-12T09:17:00Z">
        <w:r>
          <w:rPr>
            <w:rFonts w:ascii="David" w:hAnsi="David" w:cs="David" w:hint="cs"/>
            <w:sz w:val="24"/>
            <w:szCs w:val="24"/>
            <w:rtl/>
          </w:rPr>
          <w:t>.</w:t>
        </w:r>
      </w:ins>
    </w:p>
    <w:p w14:paraId="25C5BACA" w14:textId="54785CE4" w:rsidR="006A10B5" w:rsidRDefault="006A10B5" w:rsidP="006A10B5">
      <w:pPr>
        <w:pStyle w:val="BodyText"/>
        <w:bidi/>
        <w:spacing w:before="163" w:line="331" w:lineRule="auto"/>
        <w:ind w:left="140" w:right="128" w:hanging="1"/>
        <w:jc w:val="left"/>
        <w:rPr>
          <w:ins w:id="126" w:author="Shay Shushan" w:date="2026-08-12T13:05:00Z" w16du:dateUtc="2026-08-12T10:05:00Z"/>
          <w:rFonts w:ascii="David" w:hAnsi="David" w:cs="David"/>
          <w:sz w:val="24"/>
          <w:szCs w:val="24"/>
          <w:rtl/>
        </w:rPr>
      </w:pPr>
      <w:ins w:id="127" w:author="Shay Shushan" w:date="2026-08-12T12:25:00Z" w16du:dateUtc="2026-08-12T09:25:00Z">
        <w:r w:rsidRPr="000A60B4">
          <w:rPr>
            <w:rFonts w:ascii="David" w:hAnsi="David" w:cs="David" w:hint="eastAsia"/>
            <w:sz w:val="24"/>
            <w:szCs w:val="24"/>
            <w:rtl/>
            <w:rPrChange w:id="128" w:author="Shay Shushan" w:date="2026-08-12T13:01:00Z" w16du:dateUtc="2026-08-12T10:01:00Z">
              <w:rPr>
                <w:rFonts w:ascii="David" w:hAnsi="David" w:cs="David" w:hint="eastAsia"/>
                <w:sz w:val="24"/>
                <w:szCs w:val="24"/>
                <w:u w:val="single"/>
                <w:rtl/>
              </w:rPr>
            </w:rPrChange>
          </w:rPr>
          <w:t>טרם</w:t>
        </w:r>
        <w:r w:rsidRPr="000A60B4">
          <w:rPr>
            <w:rFonts w:ascii="David" w:hAnsi="David" w:cs="David"/>
            <w:sz w:val="24"/>
            <w:szCs w:val="24"/>
            <w:rtl/>
            <w:rPrChange w:id="129" w:author="Shay Shushan" w:date="2026-08-12T13:01:00Z" w16du:dateUtc="2026-08-12T10:01:00Z">
              <w:rPr>
                <w:rFonts w:ascii="David" w:hAnsi="David" w:cs="David"/>
                <w:sz w:val="24"/>
                <w:szCs w:val="24"/>
                <w:u w:val="single"/>
                <w:rtl/>
              </w:rPr>
            </w:rPrChange>
          </w:rPr>
          <w:t xml:space="preserve"> הגשת התביעה פנה המשיב למבקש עם מכתב דרישה בו פירט את הנזקים שנגרמו לו </w:t>
        </w:r>
      </w:ins>
      <w:ins w:id="130" w:author="Shay Shushan" w:date="2026-08-12T12:26:00Z" w16du:dateUtc="2026-08-12T09:26:00Z">
        <w:r w:rsidRPr="000A60B4">
          <w:rPr>
            <w:rFonts w:ascii="David" w:hAnsi="David" w:cs="David" w:hint="eastAsia"/>
            <w:sz w:val="24"/>
            <w:szCs w:val="24"/>
            <w:rtl/>
            <w:rPrChange w:id="131" w:author="Shay Shushan" w:date="2026-08-12T13:01:00Z" w16du:dateUtc="2026-08-12T10:01:00Z">
              <w:rPr>
                <w:rFonts w:ascii="David" w:hAnsi="David" w:cs="David" w:hint="eastAsia"/>
                <w:sz w:val="24"/>
                <w:szCs w:val="24"/>
                <w:u w:val="single"/>
                <w:rtl/>
              </w:rPr>
            </w:rPrChange>
          </w:rPr>
          <w:t>ודרש</w:t>
        </w:r>
        <w:r w:rsidRPr="000A60B4">
          <w:rPr>
            <w:rFonts w:ascii="David" w:hAnsi="David" w:cs="David"/>
            <w:sz w:val="24"/>
            <w:szCs w:val="24"/>
            <w:rtl/>
            <w:rPrChange w:id="132" w:author="Shay Shushan" w:date="2026-08-12T13:01:00Z" w16du:dateUtc="2026-08-12T10:01:00Z">
              <w:rPr>
                <w:rFonts w:ascii="David" w:hAnsi="David" w:cs="David"/>
                <w:sz w:val="24"/>
                <w:szCs w:val="24"/>
                <w:u w:val="single"/>
                <w:rtl/>
              </w:rPr>
            </w:rPrChange>
          </w:rPr>
          <w:t xml:space="preserve"> תשלום עבור נזקים אלו</w:t>
        </w:r>
      </w:ins>
      <w:ins w:id="133" w:author="Shay Shushan" w:date="2026-08-12T12:29:00Z" w16du:dateUtc="2026-08-12T09:29:00Z">
        <w:r w:rsidRPr="000A60B4">
          <w:rPr>
            <w:rFonts w:ascii="David" w:hAnsi="David" w:cs="David"/>
            <w:sz w:val="24"/>
            <w:szCs w:val="24"/>
            <w:rtl/>
            <w:rPrChange w:id="134" w:author="Shay Shushan" w:date="2026-08-12T13:01:00Z" w16du:dateUtc="2026-08-12T10:01:00Z">
              <w:rPr>
                <w:rFonts w:ascii="David" w:hAnsi="David" w:cs="David"/>
                <w:sz w:val="24"/>
                <w:szCs w:val="24"/>
                <w:u w:val="single"/>
                <w:rtl/>
              </w:rPr>
            </w:rPrChange>
          </w:rPr>
          <w:t xml:space="preserve"> (להלן: "</w:t>
        </w:r>
        <w:r w:rsidRPr="000A60B4">
          <w:rPr>
            <w:rFonts w:ascii="David" w:hAnsi="David" w:cs="David" w:hint="eastAsia"/>
            <w:b/>
            <w:bCs/>
            <w:sz w:val="24"/>
            <w:szCs w:val="24"/>
            <w:rtl/>
            <w:rPrChange w:id="135" w:author="Shay Shushan" w:date="2026-08-12T13:01:00Z" w16du:dateUtc="2026-08-12T10:01:00Z">
              <w:rPr>
                <w:rFonts w:ascii="David" w:hAnsi="David" w:cs="David" w:hint="eastAsia"/>
                <w:b/>
                <w:bCs/>
                <w:sz w:val="24"/>
                <w:szCs w:val="24"/>
                <w:u w:val="single"/>
                <w:rtl/>
              </w:rPr>
            </w:rPrChange>
          </w:rPr>
          <w:t>המכתב</w:t>
        </w:r>
        <w:r w:rsidRPr="000A60B4">
          <w:rPr>
            <w:rFonts w:ascii="David" w:hAnsi="David" w:cs="David"/>
            <w:sz w:val="24"/>
            <w:szCs w:val="24"/>
            <w:rtl/>
            <w:rPrChange w:id="136" w:author="Shay Shushan" w:date="2026-08-12T13:01:00Z" w16du:dateUtc="2026-08-12T10:01:00Z">
              <w:rPr>
                <w:rFonts w:ascii="David" w:hAnsi="David" w:cs="David"/>
                <w:sz w:val="24"/>
                <w:szCs w:val="24"/>
                <w:u w:val="single"/>
                <w:rtl/>
              </w:rPr>
            </w:rPrChange>
          </w:rPr>
          <w:t>")</w:t>
        </w:r>
      </w:ins>
      <w:ins w:id="137" w:author="Shay Shushan" w:date="2026-08-12T12:26:00Z" w16du:dateUtc="2026-08-12T09:26:00Z">
        <w:r w:rsidRPr="000A60B4">
          <w:rPr>
            <w:rFonts w:ascii="David" w:hAnsi="David" w:cs="David"/>
            <w:sz w:val="24"/>
            <w:szCs w:val="24"/>
            <w:rtl/>
            <w:rPrChange w:id="138" w:author="Shay Shushan" w:date="2026-08-12T13:01:00Z" w16du:dateUtc="2026-08-12T10:01:00Z">
              <w:rPr>
                <w:rFonts w:ascii="David" w:hAnsi="David" w:cs="David"/>
                <w:sz w:val="24"/>
                <w:szCs w:val="24"/>
                <w:u w:val="single"/>
                <w:rtl/>
              </w:rPr>
            </w:rPrChange>
          </w:rPr>
          <w:t>. אלא שהמבקש</w:t>
        </w:r>
      </w:ins>
      <w:ins w:id="139" w:author="Shay Shushan" w:date="2026-08-12T12:29:00Z" w16du:dateUtc="2026-08-12T09:29:00Z">
        <w:r w:rsidRPr="000A60B4">
          <w:rPr>
            <w:rFonts w:ascii="David" w:hAnsi="David" w:cs="David"/>
            <w:sz w:val="24"/>
            <w:szCs w:val="24"/>
            <w:rtl/>
            <w:rPrChange w:id="140" w:author="Shay Shushan" w:date="2026-08-12T13:01:00Z" w16du:dateUtc="2026-08-12T10:01:00Z">
              <w:rPr>
                <w:rFonts w:ascii="David" w:hAnsi="David" w:cs="David"/>
                <w:sz w:val="24"/>
                <w:szCs w:val="24"/>
                <w:u w:val="single"/>
                <w:rtl/>
              </w:rPr>
            </w:rPrChange>
          </w:rPr>
          <w:t xml:space="preserve"> הגיב בביטול למכתב המשיב ואף לא טרח להחזיר תשובה בכתב.</w:t>
        </w:r>
      </w:ins>
    </w:p>
    <w:p w14:paraId="3AC6E9D3" w14:textId="2E1AADDA" w:rsidR="00BC1351" w:rsidRDefault="00BC1351" w:rsidP="00BC1351">
      <w:pPr>
        <w:pStyle w:val="BodyText"/>
        <w:bidi/>
        <w:spacing w:before="163" w:line="331" w:lineRule="auto"/>
        <w:ind w:left="140" w:right="128" w:hanging="1"/>
        <w:jc w:val="left"/>
        <w:rPr>
          <w:ins w:id="141" w:author="Shay Shushan" w:date="2026-08-12T13:05:00Z" w16du:dateUtc="2026-08-12T10:05:00Z"/>
          <w:rFonts w:ascii="David" w:hAnsi="David" w:cs="David"/>
          <w:sz w:val="24"/>
          <w:szCs w:val="24"/>
          <w:rtl/>
        </w:rPr>
      </w:pPr>
      <w:ins w:id="142" w:author="Shay Shushan" w:date="2026-08-12T13:05:00Z" w16du:dateUtc="2026-08-12T10:05:00Z">
        <w:r>
          <w:rPr>
            <w:rFonts w:ascii="David" w:hAnsi="David" w:cs="David" w:hint="cs"/>
            <w:sz w:val="24"/>
            <w:szCs w:val="24"/>
            <w:rtl/>
          </w:rPr>
          <w:t>בחודש מרץ 2025 הגיש המשיב תביעה למשטרה בגין הפגיעה וההפקרה.</w:t>
        </w:r>
      </w:ins>
    </w:p>
    <w:p w14:paraId="2F0D21CE" w14:textId="1F60806E" w:rsidR="00BC1351" w:rsidRPr="000A60B4" w:rsidRDefault="00BC1351" w:rsidP="00BC1351">
      <w:pPr>
        <w:pStyle w:val="BodyText"/>
        <w:bidi/>
        <w:spacing w:before="163" w:line="331" w:lineRule="auto"/>
        <w:ind w:left="140" w:right="128" w:hanging="1"/>
        <w:jc w:val="left"/>
        <w:rPr>
          <w:ins w:id="143" w:author="Shay Shushan" w:date="2026-08-12T12:29:00Z" w16du:dateUtc="2026-08-12T09:29:00Z"/>
          <w:rFonts w:ascii="David" w:hAnsi="David" w:cs="David"/>
          <w:sz w:val="24"/>
          <w:szCs w:val="24"/>
          <w:rPrChange w:id="144" w:author="Shay Shushan" w:date="2026-08-12T13:01:00Z" w16du:dateUtc="2026-08-12T10:01:00Z">
            <w:rPr>
              <w:ins w:id="145" w:author="Shay Shushan" w:date="2026-08-12T12:29:00Z" w16du:dateUtc="2026-08-12T09:29:00Z"/>
              <w:rFonts w:ascii="David" w:hAnsi="David" w:cs="David"/>
              <w:sz w:val="24"/>
              <w:szCs w:val="24"/>
              <w:u w:val="single"/>
            </w:rPr>
          </w:rPrChange>
        </w:rPr>
      </w:pPr>
      <w:proofErr w:type="spellStart"/>
      <w:ins w:id="146" w:author="Shay Shushan" w:date="2026-08-12T13:05:00Z" w16du:dateUtc="2026-08-12T10:05:00Z">
        <w:r>
          <w:rPr>
            <w:rFonts w:ascii="David" w:hAnsi="David" w:cs="David" w:hint="cs"/>
            <w:sz w:val="24"/>
            <w:szCs w:val="24"/>
            <w:rtl/>
          </w:rPr>
          <w:t>משלא</w:t>
        </w:r>
        <w:proofErr w:type="spellEnd"/>
        <w:r>
          <w:rPr>
            <w:rFonts w:ascii="David" w:hAnsi="David" w:cs="David" w:hint="cs"/>
            <w:sz w:val="24"/>
            <w:szCs w:val="24"/>
            <w:rtl/>
          </w:rPr>
          <w:t xml:space="preserve"> התקבלה החלטת </w:t>
        </w:r>
      </w:ins>
      <w:ins w:id="147" w:author="Shay Shushan" w:date="2026-08-12T13:06:00Z" w16du:dateUtc="2026-08-12T10:06:00Z">
        <w:r>
          <w:rPr>
            <w:rFonts w:ascii="David" w:hAnsi="David" w:cs="David" w:hint="cs"/>
            <w:sz w:val="24"/>
            <w:szCs w:val="24"/>
            <w:rtl/>
          </w:rPr>
          <w:t>המשטרה בעניין התאונה, הגיש המשיב את התביעה דנן.</w:t>
        </w:r>
      </w:ins>
    </w:p>
    <w:p w14:paraId="39EE6B81" w14:textId="2A6BF46C" w:rsidR="006A10B5" w:rsidDel="00BC1351" w:rsidRDefault="006A10B5" w:rsidP="000A60B4">
      <w:pPr>
        <w:pStyle w:val="BodyText"/>
        <w:bidi/>
        <w:spacing w:before="227" w:line="331" w:lineRule="auto"/>
        <w:ind w:right="74"/>
        <w:jc w:val="left"/>
        <w:rPr>
          <w:del w:id="148" w:author="Shay Shushan" w:date="2026-08-12T12:29:00Z" w16du:dateUtc="2026-08-12T09:29:00Z"/>
          <w:rFonts w:ascii="David" w:hAnsi="David" w:cs="David"/>
          <w:sz w:val="24"/>
          <w:szCs w:val="24"/>
          <w:u w:val="single"/>
          <w:rtl/>
        </w:rPr>
      </w:pPr>
      <w:ins w:id="149" w:author="Shay Shushan" w:date="2026-08-12T12:29:00Z" w16du:dateUtc="2026-08-12T09:29:00Z">
        <w:r>
          <w:rPr>
            <w:rFonts w:ascii="David" w:hAnsi="David" w:cs="David" w:hint="cs"/>
            <w:sz w:val="24"/>
            <w:szCs w:val="24"/>
            <w:u w:val="single"/>
            <w:rtl/>
          </w:rPr>
          <w:t>***</w:t>
        </w:r>
        <w:r>
          <w:rPr>
            <w:rFonts w:ascii="David" w:hAnsi="David" w:cs="David"/>
            <w:sz w:val="24"/>
            <w:szCs w:val="24"/>
            <w:u w:val="single"/>
            <w:rtl/>
          </w:rPr>
          <w:tab/>
        </w:r>
      </w:ins>
      <w:ins w:id="150" w:author="Shay Shushan" w:date="2026-08-12T12:30:00Z" w16du:dateUtc="2026-08-12T09:30:00Z">
        <w:r>
          <w:rPr>
            <w:rFonts w:ascii="David" w:hAnsi="David" w:cs="David" w:hint="cs"/>
            <w:sz w:val="24"/>
            <w:szCs w:val="24"/>
            <w:u w:val="single"/>
            <w:rtl/>
          </w:rPr>
          <w:t xml:space="preserve">העתק המכתב מצ"ב </w:t>
        </w:r>
        <w:r>
          <w:rPr>
            <w:rFonts w:ascii="David" w:hAnsi="David" w:cs="David" w:hint="cs"/>
            <w:b/>
            <w:bCs/>
            <w:sz w:val="24"/>
            <w:szCs w:val="24"/>
            <w:rtl/>
          </w:rPr>
          <w:t>כנספח 2</w:t>
        </w:r>
        <w:r>
          <w:rPr>
            <w:rFonts w:ascii="David" w:hAnsi="David" w:cs="David" w:hint="cs"/>
            <w:sz w:val="24"/>
            <w:szCs w:val="24"/>
            <w:u w:val="single"/>
            <w:rtl/>
          </w:rPr>
          <w:t>.</w:t>
        </w:r>
      </w:ins>
    </w:p>
    <w:p w14:paraId="0C3818CE" w14:textId="02B04E55" w:rsidR="00BC1351" w:rsidRDefault="00BC1351" w:rsidP="00BC1351">
      <w:pPr>
        <w:pStyle w:val="BodyText"/>
        <w:bidi/>
        <w:spacing w:before="163" w:line="331" w:lineRule="auto"/>
        <w:ind w:left="140" w:right="128" w:hanging="1"/>
        <w:jc w:val="left"/>
        <w:rPr>
          <w:ins w:id="151" w:author="Shay Shushan" w:date="2026-08-12T13:06:00Z" w16du:dateUtc="2026-08-12T10:06:00Z"/>
          <w:rFonts w:ascii="David" w:hAnsi="David" w:cs="David"/>
          <w:sz w:val="24"/>
          <w:szCs w:val="24"/>
          <w:u w:val="single"/>
          <w:rtl/>
        </w:rPr>
      </w:pPr>
    </w:p>
    <w:p w14:paraId="24F666A6" w14:textId="74B7B8E4" w:rsidR="00BC1351" w:rsidRPr="00BC1351" w:rsidRDefault="00BC1351" w:rsidP="00BC1351">
      <w:pPr>
        <w:pStyle w:val="BodyText"/>
        <w:bidi/>
        <w:spacing w:before="163" w:line="331" w:lineRule="auto"/>
        <w:ind w:left="140" w:right="128" w:hanging="1"/>
        <w:jc w:val="left"/>
        <w:rPr>
          <w:ins w:id="152" w:author="Shay Shushan" w:date="2026-08-12T13:06:00Z" w16du:dateUtc="2026-08-12T10:06:00Z"/>
          <w:rFonts w:ascii="David" w:hAnsi="David" w:cs="David"/>
          <w:sz w:val="24"/>
          <w:szCs w:val="24"/>
          <w:u w:val="single"/>
          <w:rtl/>
        </w:rPr>
      </w:pPr>
      <w:ins w:id="153" w:author="Shay Shushan" w:date="2026-08-12T13:06:00Z" w16du:dateUtc="2026-08-12T10:06:00Z">
        <w:r>
          <w:rPr>
            <w:rFonts w:ascii="David" w:hAnsi="David" w:cs="David" w:hint="cs"/>
            <w:sz w:val="24"/>
            <w:szCs w:val="24"/>
            <w:u w:val="single"/>
            <w:rtl/>
          </w:rPr>
          <w:t>***</w:t>
        </w:r>
        <w:r>
          <w:rPr>
            <w:rFonts w:ascii="David" w:hAnsi="David" w:cs="David"/>
            <w:sz w:val="24"/>
            <w:szCs w:val="24"/>
            <w:u w:val="single"/>
            <w:rtl/>
          </w:rPr>
          <w:tab/>
        </w:r>
        <w:r>
          <w:rPr>
            <w:rFonts w:ascii="David" w:hAnsi="David" w:cs="David" w:hint="cs"/>
            <w:sz w:val="24"/>
            <w:szCs w:val="24"/>
            <w:u w:val="single"/>
            <w:rtl/>
          </w:rPr>
          <w:t xml:space="preserve">העתק התלונה שהוגשה למשטרה מצ"ב </w:t>
        </w:r>
        <w:r>
          <w:rPr>
            <w:rFonts w:ascii="David" w:hAnsi="David" w:cs="David" w:hint="cs"/>
            <w:b/>
            <w:bCs/>
            <w:sz w:val="24"/>
            <w:szCs w:val="24"/>
            <w:rtl/>
          </w:rPr>
          <w:t>כנספח 3</w:t>
        </w:r>
        <w:r>
          <w:rPr>
            <w:rFonts w:ascii="David" w:hAnsi="David" w:cs="David" w:hint="cs"/>
            <w:sz w:val="24"/>
            <w:szCs w:val="24"/>
            <w:u w:val="single"/>
            <w:rtl/>
          </w:rPr>
          <w:t>.</w:t>
        </w:r>
      </w:ins>
    </w:p>
    <w:p w14:paraId="58192913" w14:textId="77777777" w:rsidR="000A60B4" w:rsidRPr="006A10B5" w:rsidRDefault="000A60B4">
      <w:pPr>
        <w:pStyle w:val="BodyText"/>
        <w:bidi/>
        <w:spacing w:before="227" w:line="331" w:lineRule="auto"/>
        <w:ind w:right="74"/>
        <w:jc w:val="left"/>
        <w:rPr>
          <w:ins w:id="154" w:author="Shay Shushan" w:date="2026-08-12T13:01:00Z" w16du:dateUtc="2026-08-12T10:01:00Z"/>
          <w:rFonts w:ascii="David" w:hAnsi="David" w:cs="David"/>
          <w:sz w:val="24"/>
          <w:szCs w:val="24"/>
          <w:u w:val="single"/>
          <w:rPrChange w:id="155" w:author="Shay Shushan" w:date="2026-08-12T12:30:00Z" w16du:dateUtc="2026-08-12T09:30:00Z">
            <w:rPr>
              <w:ins w:id="156" w:author="Shay Shushan" w:date="2026-08-12T13:01:00Z" w16du:dateUtc="2026-08-12T10:01:00Z"/>
              <w:rFonts w:ascii="David" w:hAnsi="David" w:cs="David"/>
              <w:sz w:val="24"/>
              <w:szCs w:val="24"/>
            </w:rPr>
          </w:rPrChange>
        </w:rPr>
        <w:pPrChange w:id="157" w:author="Shay Shushan" w:date="2026-08-12T13:01:00Z" w16du:dateUtc="2026-08-12T10:01:00Z">
          <w:pPr>
            <w:pStyle w:val="BodyText"/>
            <w:bidi/>
            <w:spacing w:before="227" w:line="331" w:lineRule="auto"/>
            <w:ind w:left="140" w:right="74"/>
            <w:jc w:val="left"/>
          </w:pPr>
        </w:pPrChange>
      </w:pPr>
    </w:p>
    <w:p w14:paraId="0328A0FB" w14:textId="30DE5DB2" w:rsidR="00AC5A37" w:rsidRDefault="00AC5A37" w:rsidP="00AC5A37">
      <w:pPr>
        <w:pStyle w:val="BodyText"/>
        <w:bidi/>
        <w:spacing w:before="163" w:line="331" w:lineRule="auto"/>
        <w:ind w:left="140" w:right="128" w:hanging="1"/>
        <w:jc w:val="left"/>
        <w:rPr>
          <w:ins w:id="158" w:author="Shay Shushan" w:date="2026-08-12T12:22:00Z" w16du:dateUtc="2026-08-12T09:22:00Z"/>
          <w:rFonts w:ascii="David" w:hAnsi="David" w:cs="David"/>
          <w:sz w:val="24"/>
          <w:szCs w:val="24"/>
          <w:rtl/>
        </w:rPr>
      </w:pPr>
      <w:r w:rsidRPr="00AC5A37">
        <w:rPr>
          <w:rFonts w:ascii="David" w:hAnsi="David" w:cs="David"/>
          <w:b/>
          <w:bCs/>
          <w:sz w:val="24"/>
          <w:szCs w:val="24"/>
        </w:rPr>
        <w:t>.2</w:t>
      </w:r>
      <w:r w:rsidRPr="00AC5A37">
        <w:rPr>
          <w:rFonts w:ascii="David" w:hAnsi="David" w:cs="David"/>
          <w:spacing w:val="4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התביעה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del w:id="159" w:author="Shay Shushan" w:date="2026-08-12T12:17:00Z" w16du:dateUtc="2026-08-12T09:17:00Z">
        <w:r w:rsidRPr="00AC5A37" w:rsidDel="005F5229">
          <w:rPr>
            <w:rFonts w:ascii="David" w:hAnsi="David" w:cs="David"/>
            <w:sz w:val="24"/>
            <w:szCs w:val="24"/>
            <w:rtl/>
          </w:rPr>
          <w:delText>הכספית</w:delText>
        </w:r>
        <w:r w:rsidRPr="00AC5A37" w:rsidDel="005F5229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בגין</w:delText>
        </w:r>
        <w:r w:rsidRPr="00AC5A37" w:rsidDel="005F5229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נזקי</w:delText>
        </w:r>
        <w:r w:rsidRPr="00AC5A37" w:rsidDel="005F5229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5F5229">
          <w:rPr>
            <w:rFonts w:ascii="David" w:hAnsi="David" w:cs="David"/>
            <w:sz w:val="24"/>
            <w:szCs w:val="24"/>
            <w:rtl/>
          </w:rPr>
          <w:delText>התאונה</w:delText>
        </w:r>
        <w:r w:rsidRPr="00AC5A37" w:rsidDel="005F5229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</w:del>
      <w:r w:rsidRPr="00AC5A37">
        <w:rPr>
          <w:rFonts w:ascii="David" w:hAnsi="David" w:cs="David"/>
          <w:sz w:val="24"/>
          <w:szCs w:val="24"/>
          <w:rtl/>
        </w:rPr>
        <w:t>הוגשה</w:t>
      </w:r>
      <w:ins w:id="160" w:author="Shay Shushan" w:date="2026-08-12T12:17:00Z" w16du:dateUtc="2026-08-12T09:17:00Z">
        <w:r w:rsidR="005F5229">
          <w:rPr>
            <w:rFonts w:ascii="David" w:hAnsi="David" w:cs="David" w:hint="cs"/>
            <w:sz w:val="24"/>
            <w:szCs w:val="24"/>
            <w:rtl/>
          </w:rPr>
          <w:t xml:space="preserve"> על ידי המשיב</w:t>
        </w:r>
      </w:ins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לבית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המשפט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הנכבד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ביום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</w:rPr>
        <w:t>,11.2.2026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קרי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בתוך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ins w:id="161" w:author="Shay Shushan" w:date="2026-08-12T12:17:00Z" w16du:dateUtc="2026-08-12T09:17:00Z">
        <w:r w:rsidR="005F5229">
          <w:rPr>
            <w:rFonts w:ascii="David" w:hAnsi="David" w:cs="David" w:hint="cs"/>
            <w:spacing w:val="-14"/>
            <w:sz w:val="24"/>
            <w:szCs w:val="24"/>
            <w:rtl/>
          </w:rPr>
          <w:t>פחות מ</w:t>
        </w:r>
      </w:ins>
      <w:r w:rsidRPr="00AC5A37">
        <w:rPr>
          <w:rFonts w:ascii="David" w:hAnsi="David" w:cs="David"/>
          <w:sz w:val="24"/>
          <w:szCs w:val="24"/>
          <w:rtl/>
        </w:rPr>
        <w:t>שבע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שנים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ממועד</w:t>
      </w:r>
      <w:r w:rsidRPr="00AC5A37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היווצרות</w:t>
      </w:r>
      <w:r w:rsidRPr="00AC5A37">
        <w:rPr>
          <w:rFonts w:ascii="David" w:hAnsi="David" w:cs="David"/>
          <w:spacing w:val="-1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עילת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התביעה</w:t>
      </w:r>
      <w:r w:rsidRPr="00AC5A37">
        <w:rPr>
          <w:rFonts w:ascii="David" w:hAnsi="David" w:cs="David"/>
          <w:sz w:val="24"/>
          <w:szCs w:val="24"/>
        </w:rPr>
        <w:t>.</w:t>
      </w:r>
      <w:r w:rsidRPr="00AC5A37">
        <w:rPr>
          <w:rFonts w:ascii="David" w:hAnsi="David" w:cs="David"/>
          <w:spacing w:val="-15"/>
          <w:sz w:val="24"/>
          <w:szCs w:val="24"/>
          <w:rtl/>
        </w:rPr>
        <w:t xml:space="preserve"> </w:t>
      </w:r>
      <w:del w:id="162" w:author="Shay Shushan" w:date="2026-08-12T12:17:00Z" w16du:dateUtc="2026-08-12T09:17:00Z">
        <w:r w:rsidRPr="000A60B4" w:rsidDel="005F5229">
          <w:rPr>
            <w:rFonts w:ascii="David" w:hAnsi="David" w:cs="David"/>
            <w:sz w:val="24"/>
            <w:szCs w:val="24"/>
            <w:highlight w:val="yellow"/>
            <w:rtl/>
            <w:rPrChange w:id="163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אישור</w:delText>
        </w:r>
        <w:r w:rsidRPr="000A60B4" w:rsidDel="005F5229">
          <w:rPr>
            <w:rFonts w:ascii="David" w:hAnsi="David" w:cs="David"/>
            <w:spacing w:val="-15"/>
            <w:sz w:val="24"/>
            <w:szCs w:val="24"/>
            <w:highlight w:val="yellow"/>
            <w:rtl/>
            <w:rPrChange w:id="164" w:author="Shay Shushan" w:date="2026-08-12T13:02:00Z" w16du:dateUtc="2026-08-12T10:02:00Z">
              <w:rPr>
                <w:rFonts w:ascii="David" w:hAnsi="David" w:cs="David"/>
                <w:spacing w:val="-15"/>
                <w:sz w:val="24"/>
                <w:szCs w:val="24"/>
                <w:rtl/>
              </w:rPr>
            </w:rPrChange>
          </w:rPr>
          <w:delText xml:space="preserve"> </w:delText>
        </w:r>
        <w:r w:rsidRPr="000A60B4" w:rsidDel="005F5229">
          <w:rPr>
            <w:rFonts w:ascii="David" w:hAnsi="David" w:cs="David"/>
            <w:sz w:val="24"/>
            <w:szCs w:val="24"/>
            <w:highlight w:val="yellow"/>
            <w:rtl/>
            <w:rPrChange w:id="165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המסירה</w:delText>
        </w:r>
        <w:r w:rsidRPr="000A60B4" w:rsidDel="005F5229">
          <w:rPr>
            <w:rFonts w:ascii="David" w:hAnsi="David" w:cs="David"/>
            <w:spacing w:val="-14"/>
            <w:sz w:val="24"/>
            <w:szCs w:val="24"/>
            <w:highlight w:val="yellow"/>
            <w:rtl/>
            <w:rPrChange w:id="166" w:author="Shay Shushan" w:date="2026-08-12T13:02:00Z" w16du:dateUtc="2026-08-12T10:02:00Z">
              <w:rPr>
                <w:rFonts w:ascii="David" w:hAnsi="David" w:cs="David"/>
                <w:spacing w:val="-14"/>
                <w:sz w:val="24"/>
                <w:szCs w:val="24"/>
                <w:rtl/>
              </w:rPr>
            </w:rPrChange>
          </w:rPr>
          <w:delText xml:space="preserve"> </w:delText>
        </w:r>
        <w:r w:rsidRPr="000A60B4" w:rsidDel="005F5229">
          <w:rPr>
            <w:rFonts w:ascii="David" w:hAnsi="David" w:cs="David"/>
            <w:sz w:val="24"/>
            <w:szCs w:val="24"/>
            <w:highlight w:val="yellow"/>
            <w:rtl/>
            <w:rPrChange w:id="167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מלמד</w:delText>
        </w:r>
        <w:r w:rsidRPr="000A60B4" w:rsidDel="005F5229">
          <w:rPr>
            <w:rFonts w:ascii="David" w:hAnsi="David" w:cs="David"/>
            <w:spacing w:val="-15"/>
            <w:sz w:val="24"/>
            <w:szCs w:val="24"/>
            <w:highlight w:val="yellow"/>
            <w:rtl/>
            <w:rPrChange w:id="168" w:author="Shay Shushan" w:date="2026-08-12T13:02:00Z" w16du:dateUtc="2026-08-12T10:02:00Z">
              <w:rPr>
                <w:rFonts w:ascii="David" w:hAnsi="David" w:cs="David"/>
                <w:spacing w:val="-15"/>
                <w:sz w:val="24"/>
                <w:szCs w:val="24"/>
                <w:rtl/>
              </w:rPr>
            </w:rPrChange>
          </w:rPr>
          <w:delText xml:space="preserve"> </w:delText>
        </w:r>
        <w:r w:rsidRPr="000A60B4" w:rsidDel="005F5229">
          <w:rPr>
            <w:rFonts w:ascii="David" w:hAnsi="David" w:cs="David"/>
            <w:sz w:val="24"/>
            <w:szCs w:val="24"/>
            <w:highlight w:val="yellow"/>
            <w:rtl/>
            <w:rPrChange w:id="169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כי</w:delText>
        </w:r>
        <w:r w:rsidRPr="000A60B4" w:rsidDel="005F5229">
          <w:rPr>
            <w:rFonts w:ascii="David" w:hAnsi="David" w:cs="David"/>
            <w:spacing w:val="-14"/>
            <w:sz w:val="24"/>
            <w:szCs w:val="24"/>
            <w:highlight w:val="yellow"/>
            <w:rtl/>
            <w:rPrChange w:id="170" w:author="Shay Shushan" w:date="2026-08-12T13:02:00Z" w16du:dateUtc="2026-08-12T10:02:00Z">
              <w:rPr>
                <w:rFonts w:ascii="David" w:hAnsi="David" w:cs="David"/>
                <w:spacing w:val="-14"/>
                <w:sz w:val="24"/>
                <w:szCs w:val="24"/>
                <w:rtl/>
              </w:rPr>
            </w:rPrChange>
          </w:rPr>
          <w:delText xml:space="preserve"> </w:delText>
        </w:r>
        <w:r w:rsidRPr="000A60B4" w:rsidDel="005F5229">
          <w:rPr>
            <w:rFonts w:ascii="David" w:hAnsi="David" w:cs="David"/>
            <w:sz w:val="24"/>
            <w:szCs w:val="24"/>
            <w:highlight w:val="yellow"/>
            <w:rtl/>
            <w:rPrChange w:id="171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כתב</w:delText>
        </w:r>
        <w:r w:rsidRPr="000A60B4" w:rsidDel="005F5229">
          <w:rPr>
            <w:rFonts w:ascii="David" w:hAnsi="David" w:cs="David"/>
            <w:spacing w:val="-15"/>
            <w:sz w:val="24"/>
            <w:szCs w:val="24"/>
            <w:highlight w:val="yellow"/>
            <w:rtl/>
            <w:rPrChange w:id="172" w:author="Shay Shushan" w:date="2026-08-12T13:02:00Z" w16du:dateUtc="2026-08-12T10:02:00Z">
              <w:rPr>
                <w:rFonts w:ascii="David" w:hAnsi="David" w:cs="David"/>
                <w:spacing w:val="-15"/>
                <w:sz w:val="24"/>
                <w:szCs w:val="24"/>
                <w:rtl/>
              </w:rPr>
            </w:rPrChange>
          </w:rPr>
          <w:delText xml:space="preserve"> </w:delText>
        </w:r>
        <w:r w:rsidRPr="000A60B4" w:rsidDel="005F5229">
          <w:rPr>
            <w:rFonts w:ascii="David" w:hAnsi="David" w:cs="David"/>
            <w:sz w:val="24"/>
            <w:szCs w:val="24"/>
            <w:highlight w:val="yellow"/>
            <w:rtl/>
            <w:rPrChange w:id="173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התביעה</w:delText>
        </w:r>
        <w:r w:rsidRPr="000A60B4" w:rsidDel="005F5229">
          <w:rPr>
            <w:rFonts w:ascii="David" w:hAnsi="David" w:cs="David"/>
            <w:spacing w:val="-15"/>
            <w:sz w:val="24"/>
            <w:szCs w:val="24"/>
            <w:highlight w:val="yellow"/>
            <w:rtl/>
            <w:rPrChange w:id="174" w:author="Shay Shushan" w:date="2026-08-12T13:02:00Z" w16du:dateUtc="2026-08-12T10:02:00Z">
              <w:rPr>
                <w:rFonts w:ascii="David" w:hAnsi="David" w:cs="David"/>
                <w:spacing w:val="-15"/>
                <w:sz w:val="24"/>
                <w:szCs w:val="24"/>
                <w:rtl/>
              </w:rPr>
            </w:rPrChange>
          </w:rPr>
          <w:delText xml:space="preserve"> </w:delText>
        </w:r>
        <w:r w:rsidRPr="000A60B4" w:rsidDel="005F5229">
          <w:rPr>
            <w:rFonts w:ascii="David" w:hAnsi="David" w:cs="David"/>
            <w:sz w:val="24"/>
            <w:szCs w:val="24"/>
            <w:highlight w:val="yellow"/>
            <w:rtl/>
            <w:rPrChange w:id="175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הומצא</w:delText>
        </w:r>
        <w:r w:rsidRPr="000A60B4" w:rsidDel="005F5229">
          <w:rPr>
            <w:rFonts w:ascii="David" w:hAnsi="David" w:cs="David"/>
            <w:spacing w:val="-14"/>
            <w:sz w:val="24"/>
            <w:szCs w:val="24"/>
            <w:highlight w:val="yellow"/>
            <w:rtl/>
            <w:rPrChange w:id="176" w:author="Shay Shushan" w:date="2026-08-12T13:02:00Z" w16du:dateUtc="2026-08-12T10:02:00Z">
              <w:rPr>
                <w:rFonts w:ascii="David" w:hAnsi="David" w:cs="David"/>
                <w:spacing w:val="-14"/>
                <w:sz w:val="24"/>
                <w:szCs w:val="24"/>
                <w:rtl/>
              </w:rPr>
            </w:rPrChange>
          </w:rPr>
          <w:delText xml:space="preserve"> </w:delText>
        </w:r>
        <w:r w:rsidRPr="000A60B4" w:rsidDel="005F5229">
          <w:rPr>
            <w:rFonts w:ascii="David" w:hAnsi="David" w:cs="David"/>
            <w:sz w:val="24"/>
            <w:szCs w:val="24"/>
            <w:highlight w:val="yellow"/>
            <w:rtl/>
            <w:rPrChange w:id="177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לנתבע</w:delText>
        </w:r>
        <w:r w:rsidRPr="000A60B4" w:rsidDel="005F5229">
          <w:rPr>
            <w:rFonts w:ascii="David" w:hAnsi="David" w:cs="David"/>
            <w:spacing w:val="-15"/>
            <w:sz w:val="24"/>
            <w:szCs w:val="24"/>
            <w:highlight w:val="yellow"/>
            <w:rtl/>
            <w:rPrChange w:id="178" w:author="Shay Shushan" w:date="2026-08-12T13:02:00Z" w16du:dateUtc="2026-08-12T10:02:00Z">
              <w:rPr>
                <w:rFonts w:ascii="David" w:hAnsi="David" w:cs="David"/>
                <w:spacing w:val="-15"/>
                <w:sz w:val="24"/>
                <w:szCs w:val="24"/>
                <w:rtl/>
              </w:rPr>
            </w:rPrChange>
          </w:rPr>
          <w:delText xml:space="preserve"> </w:delText>
        </w:r>
        <w:r w:rsidRPr="000A60B4" w:rsidDel="005F5229">
          <w:rPr>
            <w:rFonts w:ascii="David" w:hAnsi="David" w:cs="David"/>
            <w:sz w:val="24"/>
            <w:szCs w:val="24"/>
            <w:highlight w:val="yellow"/>
            <w:rtl/>
            <w:rPrChange w:id="179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ביום</w:delText>
        </w:r>
        <w:r w:rsidRPr="000A60B4" w:rsidDel="005F5229">
          <w:rPr>
            <w:rFonts w:ascii="David" w:hAnsi="David" w:cs="David"/>
            <w:spacing w:val="-15"/>
            <w:sz w:val="24"/>
            <w:szCs w:val="24"/>
            <w:highlight w:val="yellow"/>
            <w:rtl/>
            <w:rPrChange w:id="180" w:author="Shay Shushan" w:date="2026-08-12T13:02:00Z" w16du:dateUtc="2026-08-12T10:02:00Z">
              <w:rPr>
                <w:rFonts w:ascii="David" w:hAnsi="David" w:cs="David"/>
                <w:spacing w:val="-15"/>
                <w:sz w:val="24"/>
                <w:szCs w:val="24"/>
                <w:rtl/>
              </w:rPr>
            </w:rPrChange>
          </w:rPr>
          <w:delText xml:space="preserve"> </w:delText>
        </w:r>
        <w:r w:rsidRPr="000A60B4" w:rsidDel="005F5229">
          <w:rPr>
            <w:rFonts w:ascii="David" w:hAnsi="David" w:cs="David"/>
            <w:sz w:val="24"/>
            <w:szCs w:val="24"/>
            <w:highlight w:val="yellow"/>
            <w:rPrChange w:id="181" w:author="Shay Shushan" w:date="2026-08-12T13:02:00Z" w16du:dateUtc="2026-08-12T10:02:00Z">
              <w:rPr>
                <w:rFonts w:ascii="David" w:hAnsi="David" w:cs="David"/>
                <w:sz w:val="24"/>
                <w:szCs w:val="24"/>
              </w:rPr>
            </w:rPrChange>
          </w:rPr>
          <w:delText>.18.2.2026</w:delText>
        </w:r>
      </w:del>
      <w:ins w:id="182" w:author="Shay Shushan" w:date="2026-08-12T12:18:00Z" w16du:dateUtc="2026-08-12T09:18:00Z">
        <w:r w:rsidR="005F5229" w:rsidRPr="000A60B4">
          <w:rPr>
            <w:rFonts w:ascii="David" w:hAnsi="David" w:cs="David" w:hint="eastAsia"/>
            <w:sz w:val="24"/>
            <w:szCs w:val="24"/>
            <w:highlight w:val="yellow"/>
            <w:rtl/>
            <w:rPrChange w:id="183" w:author="Shay Shushan" w:date="2026-08-12T13:02:00Z" w16du:dateUtc="2026-08-12T10:02:00Z">
              <w:rPr>
                <w:rFonts w:ascii="David" w:hAnsi="David" w:cs="David" w:hint="eastAsia"/>
                <w:sz w:val="24"/>
                <w:szCs w:val="24"/>
                <w:rtl/>
              </w:rPr>
            </w:rPrChange>
          </w:rPr>
          <w:t>אותנו</w:t>
        </w:r>
        <w:r w:rsidR="005F5229" w:rsidRPr="000A60B4">
          <w:rPr>
            <w:rFonts w:ascii="David" w:hAnsi="David" w:cs="David"/>
            <w:sz w:val="24"/>
            <w:szCs w:val="24"/>
            <w:highlight w:val="yellow"/>
            <w:rtl/>
            <w:rPrChange w:id="184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t xml:space="preserve"> מעניין יום הגשת כתב התביעה ולא יום ההמצאה. כתיבת שורה כזו פוגעת בלקוח שלנו</w:t>
        </w:r>
        <w:r w:rsidR="005F5229">
          <w:rPr>
            <w:rFonts w:ascii="David" w:hAnsi="David" w:cs="David" w:hint="cs"/>
            <w:sz w:val="24"/>
            <w:szCs w:val="24"/>
            <w:rtl/>
          </w:rPr>
          <w:t>.</w:t>
        </w:r>
      </w:ins>
    </w:p>
    <w:p w14:paraId="384256FE" w14:textId="0242399F" w:rsidR="006A10B5" w:rsidRPr="000A60B4" w:rsidRDefault="006A10B5" w:rsidP="006A10B5">
      <w:pPr>
        <w:pStyle w:val="BodyText"/>
        <w:bidi/>
        <w:spacing w:before="163" w:line="331" w:lineRule="auto"/>
        <w:ind w:left="140" w:right="128" w:hanging="1"/>
        <w:jc w:val="left"/>
        <w:rPr>
          <w:rFonts w:ascii="David" w:hAnsi="David" w:cs="David"/>
          <w:sz w:val="24"/>
          <w:szCs w:val="24"/>
        </w:rPr>
      </w:pPr>
      <w:ins w:id="185" w:author="Shay Shushan" w:date="2026-08-12T12:23:00Z" w16du:dateUtc="2026-08-12T09:23:00Z">
        <w:r w:rsidRPr="000A60B4">
          <w:rPr>
            <w:rFonts w:ascii="David" w:hAnsi="David" w:cs="David" w:hint="eastAsia"/>
            <w:sz w:val="24"/>
            <w:szCs w:val="24"/>
            <w:rtl/>
            <w:rPrChange w:id="186" w:author="Shay Shushan" w:date="2026-08-12T13:02:00Z" w16du:dateUtc="2026-08-12T10:02:00Z">
              <w:rPr>
                <w:rFonts w:ascii="David" w:hAnsi="David" w:cs="David" w:hint="eastAsia"/>
                <w:sz w:val="24"/>
                <w:szCs w:val="24"/>
                <w:u w:val="single"/>
                <w:rtl/>
              </w:rPr>
            </w:rPrChange>
          </w:rPr>
          <w:t>יובהר</w:t>
        </w:r>
        <w:r w:rsidRPr="000A60B4">
          <w:rPr>
            <w:rFonts w:ascii="David" w:hAnsi="David" w:cs="David"/>
            <w:sz w:val="24"/>
            <w:szCs w:val="24"/>
            <w:rtl/>
            <w:rPrChange w:id="187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u w:val="single"/>
                <w:rtl/>
              </w:rPr>
            </w:rPrChange>
          </w:rPr>
          <w:t xml:space="preserve">, כי המשיב חווה </w:t>
        </w:r>
      </w:ins>
      <w:ins w:id="188" w:author="Shay Shushan" w:date="2026-08-12T12:24:00Z" w16du:dateUtc="2026-08-12T09:24:00Z">
        <w:r w:rsidRPr="000A60B4">
          <w:rPr>
            <w:rFonts w:ascii="David" w:hAnsi="David" w:cs="David" w:hint="eastAsia"/>
            <w:sz w:val="24"/>
            <w:szCs w:val="24"/>
            <w:rtl/>
            <w:rPrChange w:id="189" w:author="Shay Shushan" w:date="2026-08-12T13:02:00Z" w16du:dateUtc="2026-08-12T10:02:00Z">
              <w:rPr>
                <w:rFonts w:ascii="David" w:hAnsi="David" w:cs="David" w:hint="eastAsia"/>
                <w:sz w:val="24"/>
                <w:szCs w:val="24"/>
                <w:u w:val="single"/>
                <w:rtl/>
              </w:rPr>
            </w:rPrChange>
          </w:rPr>
          <w:t>לא</w:t>
        </w:r>
        <w:r w:rsidRPr="000A60B4">
          <w:rPr>
            <w:rFonts w:ascii="David" w:hAnsi="David" w:cs="David"/>
            <w:sz w:val="24"/>
            <w:szCs w:val="24"/>
            <w:rtl/>
            <w:rPrChange w:id="190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u w:val="single"/>
                <w:rtl/>
              </w:rPr>
            </w:rPrChange>
          </w:rPr>
          <w:t xml:space="preserve"> רק נזקים פיזיים, אלא גם נזקים נפשיים, אשר הקשו עליו לאסוף כוחות, להגיש תלונה במשטרה ולהגיש את התביעה דנן.</w:t>
        </w:r>
      </w:ins>
      <w:ins w:id="191" w:author="Shay Shushan" w:date="2026-08-12T12:28:00Z" w16du:dateUtc="2026-08-12T09:28:00Z">
        <w:r w:rsidRPr="000A60B4">
          <w:rPr>
            <w:rFonts w:ascii="David" w:hAnsi="David" w:cs="David"/>
            <w:sz w:val="24"/>
            <w:szCs w:val="24"/>
            <w:rtl/>
            <w:rPrChange w:id="192" w:author="Shay Shushan" w:date="2026-08-12T13:02:00Z" w16du:dateUtc="2026-08-12T10:02:00Z">
              <w:rPr>
                <w:rFonts w:ascii="David" w:hAnsi="David" w:cs="David"/>
                <w:sz w:val="24"/>
                <w:szCs w:val="24"/>
                <w:u w:val="single"/>
                <w:rtl/>
              </w:rPr>
            </w:rPrChange>
          </w:rPr>
          <w:t xml:space="preserve"> </w:t>
        </w:r>
      </w:ins>
    </w:p>
    <w:p w14:paraId="2675CF6C" w14:textId="77777777" w:rsidR="005F5229" w:rsidRDefault="00AC5A37" w:rsidP="00AC5A37">
      <w:pPr>
        <w:pStyle w:val="BodyText"/>
        <w:bidi/>
        <w:spacing w:before="162" w:line="316" w:lineRule="auto"/>
        <w:ind w:left="140" w:right="74"/>
        <w:jc w:val="left"/>
        <w:rPr>
          <w:ins w:id="193" w:author="Shay Shushan" w:date="2026-08-12T12:19:00Z" w16du:dateUtc="2026-08-12T09:19:00Z"/>
          <w:rFonts w:ascii="David" w:hAnsi="David" w:cs="David"/>
          <w:spacing w:val="-12"/>
          <w:sz w:val="24"/>
          <w:szCs w:val="24"/>
          <w:rtl/>
        </w:rPr>
      </w:pPr>
      <w:r w:rsidRPr="00AC5A37">
        <w:rPr>
          <w:rFonts w:ascii="David" w:hAnsi="David" w:cs="David"/>
          <w:b/>
          <w:bCs/>
          <w:sz w:val="24"/>
          <w:szCs w:val="24"/>
        </w:rPr>
        <w:t>.3</w:t>
      </w:r>
      <w:r w:rsidRPr="00AC5A37">
        <w:rPr>
          <w:rFonts w:ascii="David" w:hAnsi="David" w:cs="David"/>
          <w:spacing w:val="70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ביום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</w:rPr>
        <w:t>10.4.2026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הגיש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del w:id="194" w:author="Shay Shushan" w:date="2026-08-12T12:18:00Z" w16du:dateUtc="2026-08-12T09:18:00Z">
        <w:r w:rsidRPr="00AC5A37" w:rsidDel="005F5229">
          <w:rPr>
            <w:rFonts w:ascii="David" w:hAnsi="David" w:cs="David"/>
            <w:sz w:val="24"/>
            <w:szCs w:val="24"/>
            <w:rtl/>
          </w:rPr>
          <w:delText>הנתבע</w:delText>
        </w:r>
        <w:r w:rsidRPr="00AC5A37" w:rsidDel="005F5229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</w:del>
      <w:ins w:id="195" w:author="Shay Shushan" w:date="2026-08-12T12:18:00Z" w16du:dateUtc="2026-08-12T09:18:00Z">
        <w:r w:rsidR="005F5229">
          <w:rPr>
            <w:rFonts w:ascii="David" w:hAnsi="David" w:cs="David" w:hint="cs"/>
            <w:sz w:val="24"/>
            <w:szCs w:val="24"/>
            <w:rtl/>
          </w:rPr>
          <w:t>המבקש</w:t>
        </w:r>
        <w:r w:rsidR="005F5229" w:rsidRPr="00AC5A37">
          <w:rPr>
            <w:rFonts w:ascii="David" w:hAnsi="David" w:cs="David"/>
            <w:spacing w:val="8"/>
            <w:sz w:val="24"/>
            <w:szCs w:val="24"/>
            <w:rtl/>
          </w:rPr>
          <w:t xml:space="preserve"> </w:t>
        </w:r>
      </w:ins>
      <w:r w:rsidRPr="00AC5A37">
        <w:rPr>
          <w:rFonts w:ascii="David" w:hAnsi="David" w:cs="David"/>
          <w:sz w:val="24"/>
          <w:szCs w:val="24"/>
          <w:rtl/>
        </w:rPr>
        <w:t>כתב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הגנה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ולצידו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בקשה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לסילוק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על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הסף</w:t>
      </w:r>
      <w:r w:rsidRPr="00AC5A37">
        <w:rPr>
          <w:rFonts w:ascii="David" w:hAnsi="David" w:cs="David"/>
          <w:sz w:val="24"/>
          <w:szCs w:val="24"/>
        </w:rPr>
        <w:t>,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בטענות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של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התיישנות</w:t>
      </w:r>
      <w:r w:rsidRPr="00AC5A37">
        <w:rPr>
          <w:rFonts w:ascii="David" w:hAnsi="David" w:cs="David"/>
          <w:sz w:val="24"/>
          <w:szCs w:val="24"/>
        </w:rPr>
        <w:t>,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שיהוי</w:t>
      </w:r>
      <w:r w:rsidRPr="00AC5A37">
        <w:rPr>
          <w:rFonts w:ascii="David" w:hAnsi="David" w:cs="David"/>
          <w:spacing w:val="8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ונזק</w:t>
      </w:r>
      <w:r w:rsidRPr="00AC5A37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lastRenderedPageBreak/>
        <w:t>ראייתי</w:t>
      </w:r>
      <w:ins w:id="196" w:author="Shay Shushan" w:date="2026-08-12T12:19:00Z" w16du:dateUtc="2026-08-12T09:19:00Z">
        <w:r w:rsidR="005F5229">
          <w:rPr>
            <w:rFonts w:ascii="David" w:hAnsi="David" w:cs="David" w:hint="cs"/>
            <w:sz w:val="24"/>
            <w:szCs w:val="24"/>
            <w:rtl/>
          </w:rPr>
          <w:t xml:space="preserve"> (להלן: "</w:t>
        </w:r>
        <w:r w:rsidR="005F5229">
          <w:rPr>
            <w:rFonts w:ascii="David" w:hAnsi="David" w:cs="David" w:hint="cs"/>
            <w:b/>
            <w:bCs/>
            <w:sz w:val="24"/>
            <w:szCs w:val="24"/>
            <w:rtl/>
          </w:rPr>
          <w:t>הבקשה</w:t>
        </w:r>
        <w:r w:rsidR="005F5229">
          <w:rPr>
            <w:rFonts w:ascii="David" w:hAnsi="David" w:cs="David" w:hint="cs"/>
            <w:sz w:val="24"/>
            <w:szCs w:val="24"/>
            <w:rtl/>
          </w:rPr>
          <w:t>")</w:t>
        </w:r>
      </w:ins>
      <w:r w:rsidRPr="00AC5A37">
        <w:rPr>
          <w:rFonts w:ascii="David" w:hAnsi="David" w:cs="David"/>
          <w:sz w:val="24"/>
          <w:szCs w:val="24"/>
        </w:rPr>
        <w:t>.</w:t>
      </w:r>
      <w:r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</w:p>
    <w:p w14:paraId="48B47E72" w14:textId="093BE69C" w:rsidR="00AC5A37" w:rsidRDefault="005F5229" w:rsidP="005F5229">
      <w:pPr>
        <w:pStyle w:val="BodyText"/>
        <w:bidi/>
        <w:spacing w:before="162" w:line="316" w:lineRule="auto"/>
        <w:ind w:left="140" w:right="74"/>
        <w:jc w:val="left"/>
        <w:rPr>
          <w:ins w:id="197" w:author="Shay Shushan" w:date="2026-08-12T12:30:00Z" w16du:dateUtc="2026-08-12T09:30:00Z"/>
          <w:rFonts w:ascii="David" w:hAnsi="David" w:cs="David"/>
          <w:sz w:val="24"/>
          <w:szCs w:val="24"/>
          <w:rtl/>
        </w:rPr>
      </w:pPr>
      <w:ins w:id="198" w:author="Shay Shushan" w:date="2026-08-12T12:19:00Z" w16du:dateUtc="2026-08-12T09:19:00Z">
        <w:r w:rsidRPr="00BC1351">
          <w:rPr>
            <w:rFonts w:ascii="David" w:hAnsi="David" w:cs="David" w:hint="eastAsia"/>
            <w:sz w:val="24"/>
            <w:szCs w:val="24"/>
            <w:rtl/>
            <w:rPrChange w:id="199" w:author="Shay Shushan" w:date="2026-08-12T13:02:00Z" w16du:dateUtc="2026-08-12T10:02:00Z">
              <w:rPr>
                <w:rFonts w:ascii="David" w:hAnsi="David" w:cs="David" w:hint="eastAsia"/>
                <w:b/>
                <w:bCs/>
                <w:sz w:val="24"/>
                <w:szCs w:val="24"/>
                <w:rtl/>
              </w:rPr>
            </w:rPrChange>
          </w:rPr>
          <w:t>כפי</w:t>
        </w:r>
        <w:r w:rsidRPr="00BC1351">
          <w:rPr>
            <w:rFonts w:ascii="David" w:hAnsi="David" w:cs="David"/>
            <w:sz w:val="24"/>
            <w:szCs w:val="24"/>
            <w:rtl/>
            <w:rPrChange w:id="200" w:author="Shay Shushan" w:date="2026-08-12T13:02:00Z" w16du:dateUtc="2026-08-12T10:02:00Z"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rPrChange>
          </w:rPr>
          <w:t xml:space="preserve"> שיובהר להלן,</w:t>
        </w:r>
        <w:r>
          <w:rPr>
            <w:rFonts w:ascii="David" w:hAnsi="David" w:cs="David" w:hint="cs"/>
            <w:b/>
            <w:bCs/>
            <w:sz w:val="24"/>
            <w:szCs w:val="24"/>
            <w:rtl/>
          </w:rPr>
          <w:t xml:space="preserve"> </w:t>
        </w:r>
      </w:ins>
      <w:r w:rsidR="00AC5A37" w:rsidRPr="00AC5A37">
        <w:rPr>
          <w:rFonts w:ascii="David" w:hAnsi="David" w:cs="David"/>
          <w:sz w:val="24"/>
          <w:szCs w:val="24"/>
          <w:rtl/>
        </w:rPr>
        <w:t>אין</w:t>
      </w:r>
      <w:r w:rsidR="00AC5A37"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="00AC5A37" w:rsidRPr="00AC5A37">
        <w:rPr>
          <w:rFonts w:ascii="David" w:hAnsi="David" w:cs="David"/>
          <w:sz w:val="24"/>
          <w:szCs w:val="24"/>
          <w:rtl/>
        </w:rPr>
        <w:t>בבקשה</w:t>
      </w:r>
      <w:r w:rsidR="00AC5A37"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="00AC5A37" w:rsidRPr="00AC5A37">
        <w:rPr>
          <w:rFonts w:ascii="David" w:hAnsi="David" w:cs="David"/>
          <w:sz w:val="24"/>
          <w:szCs w:val="24"/>
          <w:rtl/>
        </w:rPr>
        <w:t>טעם</w:t>
      </w:r>
      <w:r w:rsidR="00AC5A37"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="00AC5A37" w:rsidRPr="00AC5A37">
        <w:rPr>
          <w:rFonts w:ascii="David" w:hAnsi="David" w:cs="David"/>
          <w:sz w:val="24"/>
          <w:szCs w:val="24"/>
          <w:rtl/>
        </w:rPr>
        <w:t>המצדיק</w:t>
      </w:r>
      <w:r w:rsidR="00AC5A37"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="00AC5A37" w:rsidRPr="00AC5A37">
        <w:rPr>
          <w:rFonts w:ascii="David" w:hAnsi="David" w:cs="David"/>
          <w:sz w:val="24"/>
          <w:szCs w:val="24"/>
          <w:rtl/>
        </w:rPr>
        <w:t>את</w:t>
      </w:r>
      <w:r w:rsidR="00AC5A37"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="00AC5A37" w:rsidRPr="00AC5A37">
        <w:rPr>
          <w:rFonts w:ascii="David" w:hAnsi="David" w:cs="David"/>
          <w:sz w:val="24"/>
          <w:szCs w:val="24"/>
          <w:rtl/>
        </w:rPr>
        <w:t>הסעד</w:t>
      </w:r>
      <w:r w:rsidR="00AC5A37"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="00AC5A37" w:rsidRPr="00AC5A37">
        <w:rPr>
          <w:rFonts w:ascii="David" w:hAnsi="David" w:cs="David"/>
          <w:sz w:val="24"/>
          <w:szCs w:val="24"/>
          <w:rtl/>
        </w:rPr>
        <w:t>החריג</w:t>
      </w:r>
      <w:r w:rsidR="00AC5A37"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="00AC5A37" w:rsidRPr="00AC5A37">
        <w:rPr>
          <w:rFonts w:ascii="David" w:hAnsi="David" w:cs="David"/>
          <w:sz w:val="24"/>
          <w:szCs w:val="24"/>
          <w:rtl/>
        </w:rPr>
        <w:t>המבוקש</w:t>
      </w:r>
      <w:r w:rsidR="00AC5A37"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="00AC5A37" w:rsidRPr="00AC5A37">
        <w:rPr>
          <w:rFonts w:ascii="David" w:hAnsi="David" w:cs="David"/>
          <w:sz w:val="24"/>
          <w:szCs w:val="24"/>
          <w:rtl/>
        </w:rPr>
        <w:t>בה</w:t>
      </w:r>
      <w:ins w:id="201" w:author="Shay Shushan" w:date="2026-08-12T12:21:00Z" w16du:dateUtc="2026-08-12T09:21:00Z">
        <w:r>
          <w:rPr>
            <w:rFonts w:ascii="David" w:hAnsi="David" w:cs="David" w:hint="cs"/>
            <w:sz w:val="24"/>
            <w:szCs w:val="24"/>
            <w:rtl/>
          </w:rPr>
          <w:t>.</w:t>
        </w:r>
      </w:ins>
      <w:del w:id="202" w:author="Shay Shushan" w:date="2026-08-12T12:21:00Z" w16du:dateUtc="2026-08-12T09:21:00Z">
        <w:r w:rsidR="00AC5A37" w:rsidRPr="00AC5A37" w:rsidDel="005F5229">
          <w:rPr>
            <w:rFonts w:ascii="David" w:hAnsi="David" w:cs="David"/>
            <w:sz w:val="24"/>
            <w:szCs w:val="24"/>
          </w:rPr>
          <w:delText>,</w:delText>
        </w:r>
        <w:r w:rsidR="00AC5A37" w:rsidRPr="00AC5A37" w:rsidDel="005F5229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</w:del>
      <w:del w:id="203" w:author="Shay Shushan" w:date="2026-08-12T12:19:00Z" w16du:dateUtc="2026-08-12T09:19:00Z">
        <w:r w:rsidR="00AC5A37" w:rsidRPr="00AC5A37" w:rsidDel="005F5229">
          <w:rPr>
            <w:rFonts w:ascii="David" w:hAnsi="David" w:cs="David"/>
            <w:sz w:val="24"/>
            <w:szCs w:val="24"/>
            <w:rtl/>
          </w:rPr>
          <w:delText>ודין</w:delText>
        </w:r>
        <w:r w:rsidR="00AC5A37" w:rsidRPr="00AC5A37" w:rsidDel="005F5229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="00AC5A37" w:rsidRPr="00AC5A37" w:rsidDel="005F5229">
          <w:rPr>
            <w:rFonts w:ascii="David" w:hAnsi="David" w:cs="David"/>
            <w:sz w:val="24"/>
            <w:szCs w:val="24"/>
            <w:rtl/>
          </w:rPr>
          <w:delText>שלושת</w:delText>
        </w:r>
        <w:r w:rsidR="00AC5A37" w:rsidRPr="00AC5A37" w:rsidDel="005F5229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="00AC5A37" w:rsidRPr="00AC5A37" w:rsidDel="005F5229">
          <w:rPr>
            <w:rFonts w:ascii="David" w:hAnsi="David" w:cs="David"/>
            <w:sz w:val="24"/>
            <w:szCs w:val="24"/>
            <w:rtl/>
          </w:rPr>
          <w:delText>ראשיה</w:delText>
        </w:r>
        <w:r w:rsidR="00AC5A37" w:rsidRPr="00AC5A37" w:rsidDel="005F5229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="00AC5A37" w:rsidRPr="00AC5A37" w:rsidDel="005F5229">
          <w:rPr>
            <w:rFonts w:ascii="David" w:hAnsi="David" w:cs="David"/>
            <w:sz w:val="24"/>
            <w:szCs w:val="24"/>
            <w:rtl/>
          </w:rPr>
          <w:delText>להידחות</w:delText>
        </w:r>
      </w:del>
      <w:r w:rsidR="00AC5A37" w:rsidRPr="00AC5A37">
        <w:rPr>
          <w:rFonts w:ascii="David" w:hAnsi="David" w:cs="David"/>
          <w:sz w:val="24"/>
          <w:szCs w:val="24"/>
        </w:rPr>
        <w:t>.</w:t>
      </w:r>
    </w:p>
    <w:p w14:paraId="6AD87A4C" w14:textId="6071BC4F" w:rsidR="006A10B5" w:rsidRPr="00AC5A37" w:rsidRDefault="006A10B5" w:rsidP="006A10B5">
      <w:pPr>
        <w:pStyle w:val="BodyText"/>
        <w:bidi/>
        <w:spacing w:before="162" w:line="316" w:lineRule="auto"/>
        <w:ind w:left="140" w:right="74"/>
        <w:jc w:val="left"/>
        <w:rPr>
          <w:rFonts w:ascii="David" w:hAnsi="David" w:cs="David"/>
          <w:sz w:val="24"/>
          <w:szCs w:val="24"/>
        </w:rPr>
      </w:pPr>
      <w:ins w:id="204" w:author="Shay Shushan" w:date="2026-08-12T12:30:00Z" w16du:dateUtc="2026-08-12T09:30:00Z">
        <w:r>
          <w:rPr>
            <w:rFonts w:ascii="David" w:hAnsi="David" w:cs="David" w:hint="cs"/>
            <w:b/>
            <w:bCs/>
            <w:sz w:val="24"/>
            <w:szCs w:val="24"/>
            <w:rtl/>
          </w:rPr>
          <w:t>הטענות המשפטיות</w:t>
        </w:r>
      </w:ins>
    </w:p>
    <w:p w14:paraId="4F63BD46" w14:textId="77777777" w:rsidR="00AC5A37" w:rsidRPr="00AC5A37" w:rsidRDefault="00AC5A37" w:rsidP="00AC5A37">
      <w:pPr>
        <w:pStyle w:val="BodyText"/>
        <w:spacing w:before="108"/>
        <w:ind w:left="0" w:right="0"/>
        <w:jc w:val="left"/>
        <w:rPr>
          <w:rFonts w:ascii="David" w:hAnsi="David" w:cs="David"/>
          <w:sz w:val="24"/>
          <w:szCs w:val="24"/>
        </w:rPr>
      </w:pPr>
    </w:p>
    <w:p w14:paraId="4060F973" w14:textId="2D9D115B" w:rsidR="00AC5A37" w:rsidRPr="00BC1351" w:rsidRDefault="00AC5A37" w:rsidP="00AC5A37">
      <w:pPr>
        <w:pStyle w:val="Heading2"/>
        <w:bidi/>
        <w:ind w:left="140" w:right="74"/>
        <w:rPr>
          <w:rFonts w:ascii="David" w:hAnsi="David" w:cs="David"/>
          <w:b/>
          <w:bCs/>
          <w:color w:val="auto"/>
          <w:sz w:val="24"/>
          <w:szCs w:val="24"/>
          <w:u w:val="single"/>
          <w:rPrChange w:id="205" w:author="Shay Shushan" w:date="2026-08-12T13:03:00Z" w16du:dateUtc="2026-08-12T10:03:00Z">
            <w:rPr>
              <w:rFonts w:ascii="David" w:hAnsi="David" w:cs="David"/>
              <w:color w:val="auto"/>
              <w:sz w:val="24"/>
              <w:szCs w:val="24"/>
            </w:rPr>
          </w:rPrChange>
        </w:rPr>
      </w:pPr>
      <w:r w:rsidRPr="00BC1351">
        <w:rPr>
          <w:rFonts w:ascii="David" w:hAnsi="David" w:cs="David"/>
          <w:b/>
          <w:bCs/>
          <w:color w:val="auto"/>
          <w:spacing w:val="-2"/>
          <w:sz w:val="24"/>
          <w:szCs w:val="24"/>
          <w:u w:val="single"/>
          <w:rtl/>
          <w:rPrChange w:id="206" w:author="Shay Shushan" w:date="2026-08-12T13:03:00Z" w16du:dateUtc="2026-08-12T10:03:00Z">
            <w:rPr>
              <w:rFonts w:ascii="David" w:hAnsi="David" w:cs="David"/>
              <w:color w:val="auto"/>
              <w:spacing w:val="-2"/>
              <w:sz w:val="24"/>
              <w:szCs w:val="24"/>
              <w:rtl/>
            </w:rPr>
          </w:rPrChange>
        </w:rPr>
        <w:t>התביעה</w:t>
      </w:r>
      <w:r w:rsidRPr="00BC1351">
        <w:rPr>
          <w:rFonts w:ascii="David" w:hAnsi="David" w:cs="David"/>
          <w:b/>
          <w:bCs/>
          <w:color w:val="auto"/>
          <w:spacing w:val="-1"/>
          <w:sz w:val="24"/>
          <w:szCs w:val="24"/>
          <w:u w:val="single"/>
          <w:rtl/>
          <w:rPrChange w:id="207" w:author="Shay Shushan" w:date="2026-08-12T13:03:00Z" w16du:dateUtc="2026-08-12T10:03:00Z">
            <w:rPr>
              <w:rFonts w:ascii="David" w:hAnsi="David" w:cs="David"/>
              <w:color w:val="auto"/>
              <w:spacing w:val="-1"/>
              <w:sz w:val="24"/>
              <w:szCs w:val="24"/>
              <w:rtl/>
            </w:rPr>
          </w:rPrChange>
        </w:rPr>
        <w:t xml:space="preserve"> </w:t>
      </w:r>
      <w:r w:rsidRPr="00BC1351">
        <w:rPr>
          <w:rFonts w:ascii="David" w:hAnsi="David" w:cs="David"/>
          <w:b/>
          <w:bCs/>
          <w:color w:val="auto"/>
          <w:sz w:val="24"/>
          <w:szCs w:val="24"/>
          <w:u w:val="single"/>
          <w:rtl/>
          <w:rPrChange w:id="208" w:author="Shay Shushan" w:date="2026-08-12T13:03:00Z" w16du:dateUtc="2026-08-12T10:03:00Z">
            <w:rPr>
              <w:rFonts w:ascii="David" w:hAnsi="David" w:cs="David"/>
              <w:color w:val="auto"/>
              <w:sz w:val="24"/>
              <w:szCs w:val="24"/>
              <w:rtl/>
            </w:rPr>
          </w:rPrChange>
        </w:rPr>
        <w:t>לא</w:t>
      </w:r>
      <w:r w:rsidRPr="00BC1351">
        <w:rPr>
          <w:rFonts w:ascii="David" w:hAnsi="David" w:cs="David"/>
          <w:b/>
          <w:bCs/>
          <w:color w:val="auto"/>
          <w:spacing w:val="-1"/>
          <w:sz w:val="24"/>
          <w:szCs w:val="24"/>
          <w:u w:val="single"/>
          <w:rtl/>
          <w:rPrChange w:id="209" w:author="Shay Shushan" w:date="2026-08-12T13:03:00Z" w16du:dateUtc="2026-08-12T10:03:00Z">
            <w:rPr>
              <w:rFonts w:ascii="David" w:hAnsi="David" w:cs="David"/>
              <w:color w:val="auto"/>
              <w:spacing w:val="-1"/>
              <w:sz w:val="24"/>
              <w:szCs w:val="24"/>
              <w:rtl/>
            </w:rPr>
          </w:rPrChange>
        </w:rPr>
        <w:t xml:space="preserve"> </w:t>
      </w:r>
      <w:r w:rsidRPr="00BC1351">
        <w:rPr>
          <w:rFonts w:ascii="David" w:hAnsi="David" w:cs="David"/>
          <w:b/>
          <w:bCs/>
          <w:color w:val="auto"/>
          <w:sz w:val="24"/>
          <w:szCs w:val="24"/>
          <w:u w:val="single"/>
          <w:rtl/>
          <w:rPrChange w:id="210" w:author="Shay Shushan" w:date="2026-08-12T13:03:00Z" w16du:dateUtc="2026-08-12T10:03:00Z">
            <w:rPr>
              <w:rFonts w:ascii="David" w:hAnsi="David" w:cs="David"/>
              <w:color w:val="auto"/>
              <w:sz w:val="24"/>
              <w:szCs w:val="24"/>
              <w:rtl/>
            </w:rPr>
          </w:rPrChange>
        </w:rPr>
        <w:t>התיישנה</w:t>
      </w:r>
      <w:del w:id="211" w:author="Shay Shushan" w:date="2026-08-12T12:30:00Z" w16du:dateUtc="2026-08-12T09:30:00Z">
        <w:r w:rsidRPr="00BC1351" w:rsidDel="006A10B5">
          <w:rPr>
            <w:rFonts w:ascii="David" w:hAnsi="David" w:cs="David"/>
            <w:b/>
            <w:bCs/>
            <w:color w:val="auto"/>
            <w:sz w:val="24"/>
            <w:szCs w:val="24"/>
            <w:u w:val="single"/>
            <w:rPrChange w:id="212" w:author="Shay Shushan" w:date="2026-08-12T13:03:00Z" w16du:dateUtc="2026-08-12T10:03:00Z">
              <w:rPr>
                <w:rFonts w:ascii="David" w:hAnsi="David" w:cs="David"/>
                <w:color w:val="auto"/>
                <w:sz w:val="24"/>
                <w:szCs w:val="24"/>
              </w:rPr>
            </w:rPrChange>
          </w:rPr>
          <w:delText>:</w:delText>
        </w:r>
        <w:r w:rsidRPr="00BC1351" w:rsidDel="006A10B5">
          <w:rPr>
            <w:rFonts w:ascii="David" w:hAnsi="David" w:cs="David"/>
            <w:b/>
            <w:bCs/>
            <w:color w:val="auto"/>
            <w:spacing w:val="-1"/>
            <w:sz w:val="24"/>
            <w:szCs w:val="24"/>
            <w:u w:val="single"/>
            <w:rtl/>
            <w:rPrChange w:id="213" w:author="Shay Shushan" w:date="2026-08-12T13:03:00Z" w16du:dateUtc="2026-08-12T10:03:00Z">
              <w:rPr>
                <w:rFonts w:ascii="David" w:hAnsi="David" w:cs="David"/>
                <w:color w:val="auto"/>
                <w:spacing w:val="-1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6A10B5">
          <w:rPr>
            <w:rFonts w:ascii="David" w:hAnsi="David" w:cs="David"/>
            <w:b/>
            <w:bCs/>
            <w:color w:val="auto"/>
            <w:sz w:val="24"/>
            <w:szCs w:val="24"/>
            <w:u w:val="single"/>
            <w:rtl/>
            <w:rPrChange w:id="214" w:author="Shay Shushan" w:date="2026-08-12T13:03:00Z" w16du:dateUtc="2026-08-12T10:03:00Z">
              <w:rPr>
                <w:rFonts w:ascii="David" w:hAnsi="David" w:cs="David"/>
                <w:color w:val="auto"/>
                <w:sz w:val="24"/>
                <w:szCs w:val="24"/>
                <w:rtl/>
              </w:rPr>
            </w:rPrChange>
          </w:rPr>
          <w:delText>המצאה</w:delText>
        </w:r>
        <w:r w:rsidRPr="00BC1351" w:rsidDel="006A10B5">
          <w:rPr>
            <w:rFonts w:ascii="David" w:hAnsi="David" w:cs="David"/>
            <w:b/>
            <w:bCs/>
            <w:color w:val="auto"/>
            <w:spacing w:val="-1"/>
            <w:sz w:val="24"/>
            <w:szCs w:val="24"/>
            <w:u w:val="single"/>
            <w:rtl/>
            <w:rPrChange w:id="215" w:author="Shay Shushan" w:date="2026-08-12T13:03:00Z" w16du:dateUtc="2026-08-12T10:03:00Z">
              <w:rPr>
                <w:rFonts w:ascii="David" w:hAnsi="David" w:cs="David"/>
                <w:color w:val="auto"/>
                <w:spacing w:val="-1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6A10B5">
          <w:rPr>
            <w:rFonts w:ascii="David" w:hAnsi="David" w:cs="David"/>
            <w:b/>
            <w:bCs/>
            <w:color w:val="auto"/>
            <w:sz w:val="24"/>
            <w:szCs w:val="24"/>
            <w:u w:val="single"/>
            <w:rtl/>
            <w:rPrChange w:id="216" w:author="Shay Shushan" w:date="2026-08-12T13:03:00Z" w16du:dateUtc="2026-08-12T10:03:00Z">
              <w:rPr>
                <w:rFonts w:ascii="David" w:hAnsi="David" w:cs="David"/>
                <w:color w:val="auto"/>
                <w:sz w:val="24"/>
                <w:szCs w:val="24"/>
                <w:rtl/>
              </w:rPr>
            </w:rPrChange>
          </w:rPr>
          <w:delText>מאוחרת</w:delText>
        </w:r>
        <w:r w:rsidRPr="00BC1351" w:rsidDel="006A10B5">
          <w:rPr>
            <w:rFonts w:ascii="David" w:hAnsi="David" w:cs="David"/>
            <w:b/>
            <w:bCs/>
            <w:color w:val="auto"/>
            <w:spacing w:val="-1"/>
            <w:sz w:val="24"/>
            <w:szCs w:val="24"/>
            <w:u w:val="single"/>
            <w:rtl/>
            <w:rPrChange w:id="217" w:author="Shay Shushan" w:date="2026-08-12T13:03:00Z" w16du:dateUtc="2026-08-12T10:03:00Z">
              <w:rPr>
                <w:rFonts w:ascii="David" w:hAnsi="David" w:cs="David"/>
                <w:color w:val="auto"/>
                <w:spacing w:val="-1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6A10B5">
          <w:rPr>
            <w:rFonts w:ascii="David" w:hAnsi="David" w:cs="David"/>
            <w:b/>
            <w:bCs/>
            <w:color w:val="auto"/>
            <w:sz w:val="24"/>
            <w:szCs w:val="24"/>
            <w:u w:val="single"/>
            <w:rtl/>
            <w:rPrChange w:id="218" w:author="Shay Shushan" w:date="2026-08-12T13:03:00Z" w16du:dateUtc="2026-08-12T10:03:00Z">
              <w:rPr>
                <w:rFonts w:ascii="David" w:hAnsi="David" w:cs="David"/>
                <w:color w:val="auto"/>
                <w:sz w:val="24"/>
                <w:szCs w:val="24"/>
                <w:rtl/>
              </w:rPr>
            </w:rPrChange>
          </w:rPr>
          <w:delText>אינה</w:delText>
        </w:r>
        <w:r w:rsidRPr="00BC1351" w:rsidDel="006A10B5">
          <w:rPr>
            <w:rFonts w:ascii="David" w:hAnsi="David" w:cs="David"/>
            <w:b/>
            <w:bCs/>
            <w:color w:val="auto"/>
            <w:spacing w:val="-1"/>
            <w:sz w:val="24"/>
            <w:szCs w:val="24"/>
            <w:u w:val="single"/>
            <w:rtl/>
            <w:rPrChange w:id="219" w:author="Shay Shushan" w:date="2026-08-12T13:03:00Z" w16du:dateUtc="2026-08-12T10:03:00Z">
              <w:rPr>
                <w:rFonts w:ascii="David" w:hAnsi="David" w:cs="David"/>
                <w:color w:val="auto"/>
                <w:spacing w:val="-1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6A10B5">
          <w:rPr>
            <w:rFonts w:ascii="David" w:hAnsi="David" w:cs="David"/>
            <w:b/>
            <w:bCs/>
            <w:color w:val="auto"/>
            <w:sz w:val="24"/>
            <w:szCs w:val="24"/>
            <w:u w:val="single"/>
            <w:rtl/>
            <w:rPrChange w:id="220" w:author="Shay Shushan" w:date="2026-08-12T13:03:00Z" w16du:dateUtc="2026-08-12T10:03:00Z">
              <w:rPr>
                <w:rFonts w:ascii="David" w:hAnsi="David" w:cs="David"/>
                <w:color w:val="auto"/>
                <w:sz w:val="24"/>
                <w:szCs w:val="24"/>
                <w:rtl/>
              </w:rPr>
            </w:rPrChange>
          </w:rPr>
          <w:delText>מאריכה</w:delText>
        </w:r>
        <w:r w:rsidRPr="00BC1351" w:rsidDel="006A10B5">
          <w:rPr>
            <w:rFonts w:ascii="David" w:hAnsi="David" w:cs="David"/>
            <w:b/>
            <w:bCs/>
            <w:color w:val="auto"/>
            <w:spacing w:val="-1"/>
            <w:sz w:val="24"/>
            <w:szCs w:val="24"/>
            <w:u w:val="single"/>
            <w:rtl/>
            <w:rPrChange w:id="221" w:author="Shay Shushan" w:date="2026-08-12T13:03:00Z" w16du:dateUtc="2026-08-12T10:03:00Z">
              <w:rPr>
                <w:rFonts w:ascii="David" w:hAnsi="David" w:cs="David"/>
                <w:color w:val="auto"/>
                <w:spacing w:val="-1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6A10B5">
          <w:rPr>
            <w:rFonts w:ascii="David" w:hAnsi="David" w:cs="David"/>
            <w:b/>
            <w:bCs/>
            <w:color w:val="auto"/>
            <w:sz w:val="24"/>
            <w:szCs w:val="24"/>
            <w:u w:val="single"/>
            <w:rtl/>
            <w:rPrChange w:id="222" w:author="Shay Shushan" w:date="2026-08-12T13:03:00Z" w16du:dateUtc="2026-08-12T10:03:00Z">
              <w:rPr>
                <w:rFonts w:ascii="David" w:hAnsi="David" w:cs="David"/>
                <w:color w:val="auto"/>
                <w:sz w:val="24"/>
                <w:szCs w:val="24"/>
                <w:rtl/>
              </w:rPr>
            </w:rPrChange>
          </w:rPr>
          <w:delText>את</w:delText>
        </w:r>
        <w:r w:rsidRPr="00BC1351" w:rsidDel="006A10B5">
          <w:rPr>
            <w:rFonts w:ascii="David" w:hAnsi="David" w:cs="David"/>
            <w:b/>
            <w:bCs/>
            <w:color w:val="auto"/>
            <w:spacing w:val="-1"/>
            <w:sz w:val="24"/>
            <w:szCs w:val="24"/>
            <w:u w:val="single"/>
            <w:rtl/>
            <w:rPrChange w:id="223" w:author="Shay Shushan" w:date="2026-08-12T13:03:00Z" w16du:dateUtc="2026-08-12T10:03:00Z">
              <w:rPr>
                <w:rFonts w:ascii="David" w:hAnsi="David" w:cs="David"/>
                <w:color w:val="auto"/>
                <w:spacing w:val="-1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6A10B5">
          <w:rPr>
            <w:rFonts w:ascii="David" w:hAnsi="David" w:cs="David"/>
            <w:b/>
            <w:bCs/>
            <w:color w:val="auto"/>
            <w:sz w:val="24"/>
            <w:szCs w:val="24"/>
            <w:u w:val="single"/>
            <w:rtl/>
            <w:rPrChange w:id="224" w:author="Shay Shushan" w:date="2026-08-12T13:03:00Z" w16du:dateUtc="2026-08-12T10:03:00Z">
              <w:rPr>
                <w:rFonts w:ascii="David" w:hAnsi="David" w:cs="David"/>
                <w:color w:val="auto"/>
                <w:sz w:val="24"/>
                <w:szCs w:val="24"/>
                <w:rtl/>
              </w:rPr>
            </w:rPrChange>
          </w:rPr>
          <w:delText>המרוץ</w:delText>
        </w:r>
        <w:r w:rsidRPr="00BC1351" w:rsidDel="006A10B5">
          <w:rPr>
            <w:rFonts w:ascii="David" w:hAnsi="David" w:cs="David"/>
            <w:b/>
            <w:bCs/>
            <w:color w:val="auto"/>
            <w:spacing w:val="-1"/>
            <w:sz w:val="24"/>
            <w:szCs w:val="24"/>
            <w:u w:val="single"/>
            <w:rtl/>
            <w:rPrChange w:id="225" w:author="Shay Shushan" w:date="2026-08-12T13:03:00Z" w16du:dateUtc="2026-08-12T10:03:00Z">
              <w:rPr>
                <w:rFonts w:ascii="David" w:hAnsi="David" w:cs="David"/>
                <w:color w:val="auto"/>
                <w:spacing w:val="-1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6A10B5">
          <w:rPr>
            <w:rFonts w:ascii="David" w:hAnsi="David" w:cs="David"/>
            <w:b/>
            <w:bCs/>
            <w:color w:val="auto"/>
            <w:sz w:val="24"/>
            <w:szCs w:val="24"/>
            <w:u w:val="single"/>
            <w:rtl/>
            <w:rPrChange w:id="226" w:author="Shay Shushan" w:date="2026-08-12T13:03:00Z" w16du:dateUtc="2026-08-12T10:03:00Z">
              <w:rPr>
                <w:rFonts w:ascii="David" w:hAnsi="David" w:cs="David"/>
                <w:color w:val="auto"/>
                <w:sz w:val="24"/>
                <w:szCs w:val="24"/>
                <w:rtl/>
              </w:rPr>
            </w:rPrChange>
          </w:rPr>
          <w:delText>אחר</w:delText>
        </w:r>
        <w:r w:rsidRPr="00BC1351" w:rsidDel="006A10B5">
          <w:rPr>
            <w:rFonts w:ascii="David" w:hAnsi="David" w:cs="David"/>
            <w:b/>
            <w:bCs/>
            <w:color w:val="auto"/>
            <w:spacing w:val="-1"/>
            <w:sz w:val="24"/>
            <w:szCs w:val="24"/>
            <w:u w:val="single"/>
            <w:rtl/>
            <w:rPrChange w:id="227" w:author="Shay Shushan" w:date="2026-08-12T13:03:00Z" w16du:dateUtc="2026-08-12T10:03:00Z">
              <w:rPr>
                <w:rFonts w:ascii="David" w:hAnsi="David" w:cs="David"/>
                <w:color w:val="auto"/>
                <w:spacing w:val="-1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6A10B5">
          <w:rPr>
            <w:rFonts w:ascii="David" w:hAnsi="David" w:cs="David"/>
            <w:b/>
            <w:bCs/>
            <w:color w:val="auto"/>
            <w:sz w:val="24"/>
            <w:szCs w:val="24"/>
            <w:u w:val="single"/>
            <w:rtl/>
            <w:rPrChange w:id="228" w:author="Shay Shushan" w:date="2026-08-12T13:03:00Z" w16du:dateUtc="2026-08-12T10:03:00Z">
              <w:rPr>
                <w:rFonts w:ascii="David" w:hAnsi="David" w:cs="David"/>
                <w:color w:val="auto"/>
                <w:sz w:val="24"/>
                <w:szCs w:val="24"/>
                <w:rtl/>
              </w:rPr>
            </w:rPrChange>
          </w:rPr>
          <w:delText>עצירתו</w:delText>
        </w:r>
      </w:del>
    </w:p>
    <w:p w14:paraId="0A358D96" w14:textId="77777777" w:rsidR="0038717D" w:rsidRPr="001D5757" w:rsidRDefault="00AC5A37" w:rsidP="00AC5A37">
      <w:pPr>
        <w:pStyle w:val="BodyText"/>
        <w:bidi/>
        <w:spacing w:before="227" w:line="331" w:lineRule="auto"/>
        <w:ind w:left="140" w:right="74"/>
        <w:jc w:val="left"/>
        <w:rPr>
          <w:ins w:id="229" w:author="Shay Shushan" w:date="2026-08-12T12:32:00Z" w16du:dateUtc="2026-08-12T09:32:00Z"/>
          <w:rFonts w:ascii="David" w:hAnsi="David" w:cs="David"/>
          <w:sz w:val="24"/>
          <w:szCs w:val="24"/>
          <w:highlight w:val="yellow"/>
          <w:rtl/>
          <w:rPrChange w:id="230" w:author="Ido Elad" w:date="2026-08-12T15:44:00Z" w16du:dateUtc="2026-08-12T12:44:00Z">
            <w:rPr>
              <w:ins w:id="231" w:author="Shay Shushan" w:date="2026-08-12T12:32:00Z" w16du:dateUtc="2026-08-12T09:32:00Z"/>
              <w:rFonts w:ascii="David" w:hAnsi="David" w:cs="David"/>
              <w:sz w:val="24"/>
              <w:szCs w:val="24"/>
              <w:rtl/>
            </w:rPr>
          </w:rPrChange>
        </w:rPr>
      </w:pPr>
      <w:r w:rsidRPr="00AC5A37">
        <w:rPr>
          <w:rFonts w:ascii="David" w:hAnsi="David" w:cs="David"/>
          <w:b/>
          <w:bCs/>
          <w:sz w:val="24"/>
          <w:szCs w:val="24"/>
        </w:rPr>
        <w:t>.</w:t>
      </w:r>
      <w:r w:rsidRPr="001D5757">
        <w:rPr>
          <w:rFonts w:ascii="David" w:hAnsi="David" w:cs="David"/>
          <w:b/>
          <w:bCs/>
          <w:sz w:val="24"/>
          <w:szCs w:val="24"/>
          <w:highlight w:val="yellow"/>
          <w:rPrChange w:id="232" w:author="Ido Elad" w:date="2026-08-12T15:44:00Z" w16du:dateUtc="2026-08-12T12:44:00Z">
            <w:rPr>
              <w:rFonts w:ascii="David" w:hAnsi="David" w:cs="David"/>
              <w:b/>
              <w:bCs/>
              <w:sz w:val="24"/>
              <w:szCs w:val="24"/>
            </w:rPr>
          </w:rPrChange>
        </w:rPr>
        <w:t>4</w:t>
      </w:r>
      <w:r w:rsidRPr="001D5757">
        <w:rPr>
          <w:rFonts w:ascii="David" w:hAnsi="David" w:cs="David"/>
          <w:spacing w:val="49"/>
          <w:sz w:val="24"/>
          <w:szCs w:val="24"/>
          <w:highlight w:val="yellow"/>
          <w:rtl/>
          <w:rPrChange w:id="233" w:author="Ido Elad" w:date="2026-08-12T15:44:00Z" w16du:dateUtc="2026-08-12T12:44:00Z">
            <w:rPr>
              <w:rFonts w:ascii="David" w:hAnsi="David" w:cs="David"/>
              <w:spacing w:val="49"/>
              <w:sz w:val="24"/>
              <w:szCs w:val="24"/>
              <w:rtl/>
            </w:rPr>
          </w:rPrChange>
        </w:rPr>
        <w:t xml:space="preserve"> </w:t>
      </w:r>
      <w:ins w:id="234" w:author="Shay Shushan" w:date="2026-08-12T12:30:00Z" w16du:dateUtc="2026-08-12T09:30:00Z">
        <w:r w:rsidR="006A10B5" w:rsidRPr="001D5757">
          <w:rPr>
            <w:rFonts w:ascii="David" w:hAnsi="David" w:cs="David" w:hint="cs"/>
            <w:spacing w:val="49"/>
            <w:sz w:val="24"/>
            <w:szCs w:val="24"/>
            <w:highlight w:val="yellow"/>
            <w:rtl/>
            <w:rPrChange w:id="235" w:author="Ido Elad" w:date="2026-08-12T15:44:00Z" w16du:dateUtc="2026-08-12T12:44:00Z">
              <w:rPr>
                <w:rFonts w:ascii="David" w:hAnsi="David" w:cs="David" w:hint="cs"/>
                <w:spacing w:val="49"/>
                <w:sz w:val="24"/>
                <w:szCs w:val="24"/>
                <w:rtl/>
              </w:rPr>
            </w:rPrChange>
          </w:rPr>
          <w:t>בהתאם לסעיף 5 לחוק ההת</w:t>
        </w:r>
      </w:ins>
      <w:ins w:id="236" w:author="Shay Shushan" w:date="2026-08-12T12:31:00Z" w16du:dateUtc="2026-08-12T09:31:00Z">
        <w:r w:rsidR="006A10B5" w:rsidRPr="001D5757">
          <w:rPr>
            <w:rFonts w:ascii="David" w:hAnsi="David" w:cs="David" w:hint="cs"/>
            <w:spacing w:val="49"/>
            <w:sz w:val="24"/>
            <w:szCs w:val="24"/>
            <w:highlight w:val="yellow"/>
            <w:rtl/>
            <w:rPrChange w:id="237" w:author="Ido Elad" w:date="2026-08-12T15:44:00Z" w16du:dateUtc="2026-08-12T12:44:00Z">
              <w:rPr>
                <w:rFonts w:ascii="David" w:hAnsi="David" w:cs="David" w:hint="cs"/>
                <w:spacing w:val="49"/>
                <w:sz w:val="24"/>
                <w:szCs w:val="24"/>
                <w:rtl/>
              </w:rPr>
            </w:rPrChange>
          </w:rPr>
          <w:t>יישנות, תשי"ח-1958, (להלן: "</w:t>
        </w:r>
        <w:r w:rsidR="006A10B5" w:rsidRPr="001D5757">
          <w:rPr>
            <w:rFonts w:ascii="David" w:hAnsi="David" w:cs="David" w:hint="cs"/>
            <w:b/>
            <w:bCs/>
            <w:spacing w:val="49"/>
            <w:sz w:val="24"/>
            <w:szCs w:val="24"/>
            <w:highlight w:val="yellow"/>
            <w:rtl/>
            <w:rPrChange w:id="238" w:author="Ido Elad" w:date="2026-08-12T15:44:00Z" w16du:dateUtc="2026-08-12T12:44:00Z">
              <w:rPr>
                <w:rFonts w:ascii="David" w:hAnsi="David" w:cs="David" w:hint="cs"/>
                <w:b/>
                <w:bCs/>
                <w:spacing w:val="49"/>
                <w:sz w:val="24"/>
                <w:szCs w:val="24"/>
                <w:rtl/>
              </w:rPr>
            </w:rPrChange>
          </w:rPr>
          <w:t xml:space="preserve">חוק </w:t>
        </w:r>
        <w:r w:rsidR="006A10B5" w:rsidRPr="001D5757">
          <w:rPr>
            <w:rFonts w:ascii="David" w:hAnsi="David" w:cs="David" w:hint="eastAsia"/>
            <w:spacing w:val="49"/>
            <w:sz w:val="24"/>
            <w:szCs w:val="24"/>
            <w:highlight w:val="yellow"/>
            <w:rtl/>
            <w:rPrChange w:id="239" w:author="Ido Elad" w:date="2026-08-12T15:44:00Z" w16du:dateUtc="2026-08-12T12:44:00Z">
              <w:rPr>
                <w:rFonts w:ascii="David" w:hAnsi="David" w:cs="David" w:hint="eastAsia"/>
                <w:b/>
                <w:bCs/>
                <w:spacing w:val="49"/>
                <w:sz w:val="24"/>
                <w:szCs w:val="24"/>
                <w:rtl/>
              </w:rPr>
            </w:rPrChange>
          </w:rPr>
          <w:t>ההתיישנות</w:t>
        </w:r>
        <w:proofErr w:type="gramStart"/>
        <w:r w:rsidR="006A10B5" w:rsidRPr="001D5757">
          <w:rPr>
            <w:rFonts w:ascii="David" w:hAnsi="David" w:cs="David" w:hint="cs"/>
            <w:spacing w:val="49"/>
            <w:sz w:val="24"/>
            <w:szCs w:val="24"/>
            <w:highlight w:val="yellow"/>
            <w:rtl/>
            <w:rPrChange w:id="240" w:author="Ido Elad" w:date="2026-08-12T15:44:00Z" w16du:dateUtc="2026-08-12T12:44:00Z">
              <w:rPr>
                <w:rFonts w:ascii="David" w:hAnsi="David" w:cs="David" w:hint="cs"/>
                <w:spacing w:val="49"/>
                <w:sz w:val="24"/>
                <w:szCs w:val="24"/>
                <w:rtl/>
              </w:rPr>
            </w:rPrChange>
          </w:rPr>
          <w:t>")</w:t>
        </w:r>
      </w:ins>
      <w:r w:rsidRPr="001D5757">
        <w:rPr>
          <w:rFonts w:ascii="David" w:hAnsi="David" w:cs="David"/>
          <w:sz w:val="24"/>
          <w:szCs w:val="24"/>
          <w:highlight w:val="yellow"/>
          <w:rtl/>
          <w:rPrChange w:id="241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תקופת</w:t>
      </w:r>
      <w:proofErr w:type="gramEnd"/>
      <w:r w:rsidRPr="001D5757">
        <w:rPr>
          <w:rFonts w:ascii="David" w:hAnsi="David" w:cs="David"/>
          <w:spacing w:val="-9"/>
          <w:sz w:val="24"/>
          <w:szCs w:val="24"/>
          <w:highlight w:val="yellow"/>
          <w:rtl/>
          <w:rPrChange w:id="242" w:author="Ido Elad" w:date="2026-08-12T15:44:00Z" w16du:dateUtc="2026-08-12T12:44:00Z">
            <w:rPr>
              <w:rFonts w:ascii="David" w:hAnsi="David" w:cs="David"/>
              <w:spacing w:val="-9"/>
              <w:sz w:val="24"/>
              <w:szCs w:val="24"/>
              <w:rtl/>
            </w:rPr>
          </w:rPrChange>
        </w:rPr>
        <w:t xml:space="preserve"> </w:t>
      </w:r>
      <w:r w:rsidRPr="001D5757">
        <w:rPr>
          <w:rFonts w:ascii="David" w:hAnsi="David" w:cs="David"/>
          <w:sz w:val="24"/>
          <w:szCs w:val="24"/>
          <w:highlight w:val="yellow"/>
          <w:rtl/>
          <w:rPrChange w:id="243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ההתיישנות</w:t>
      </w:r>
      <w:r w:rsidRPr="001D5757">
        <w:rPr>
          <w:rFonts w:ascii="David" w:hAnsi="David" w:cs="David"/>
          <w:spacing w:val="-9"/>
          <w:sz w:val="24"/>
          <w:szCs w:val="24"/>
          <w:highlight w:val="yellow"/>
          <w:rtl/>
          <w:rPrChange w:id="244" w:author="Ido Elad" w:date="2026-08-12T15:44:00Z" w16du:dateUtc="2026-08-12T12:44:00Z">
            <w:rPr>
              <w:rFonts w:ascii="David" w:hAnsi="David" w:cs="David"/>
              <w:spacing w:val="-9"/>
              <w:sz w:val="24"/>
              <w:szCs w:val="24"/>
              <w:rtl/>
            </w:rPr>
          </w:rPrChange>
        </w:rPr>
        <w:t xml:space="preserve"> </w:t>
      </w:r>
      <w:r w:rsidRPr="001D5757">
        <w:rPr>
          <w:rFonts w:ascii="David" w:hAnsi="David" w:cs="David"/>
          <w:sz w:val="24"/>
          <w:szCs w:val="24"/>
          <w:highlight w:val="yellow"/>
          <w:rtl/>
          <w:rPrChange w:id="245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בתביעה</w:t>
      </w:r>
      <w:r w:rsidRPr="001D5757">
        <w:rPr>
          <w:rFonts w:ascii="David" w:hAnsi="David" w:cs="David"/>
          <w:spacing w:val="-9"/>
          <w:sz w:val="24"/>
          <w:szCs w:val="24"/>
          <w:highlight w:val="yellow"/>
          <w:rtl/>
          <w:rPrChange w:id="246" w:author="Ido Elad" w:date="2026-08-12T15:44:00Z" w16du:dateUtc="2026-08-12T12:44:00Z">
            <w:rPr>
              <w:rFonts w:ascii="David" w:hAnsi="David" w:cs="David"/>
              <w:spacing w:val="-9"/>
              <w:sz w:val="24"/>
              <w:szCs w:val="24"/>
              <w:rtl/>
            </w:rPr>
          </w:rPrChange>
        </w:rPr>
        <w:t xml:space="preserve"> </w:t>
      </w:r>
      <w:r w:rsidRPr="001D5757">
        <w:rPr>
          <w:rFonts w:ascii="David" w:hAnsi="David" w:cs="David"/>
          <w:sz w:val="24"/>
          <w:szCs w:val="24"/>
          <w:highlight w:val="yellow"/>
          <w:rtl/>
          <w:rPrChange w:id="247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שאינה</w:t>
      </w:r>
      <w:r w:rsidRPr="001D5757">
        <w:rPr>
          <w:rFonts w:ascii="David" w:hAnsi="David" w:cs="David"/>
          <w:spacing w:val="-9"/>
          <w:sz w:val="24"/>
          <w:szCs w:val="24"/>
          <w:highlight w:val="yellow"/>
          <w:rtl/>
          <w:rPrChange w:id="248" w:author="Ido Elad" w:date="2026-08-12T15:44:00Z" w16du:dateUtc="2026-08-12T12:44:00Z">
            <w:rPr>
              <w:rFonts w:ascii="David" w:hAnsi="David" w:cs="David"/>
              <w:spacing w:val="-9"/>
              <w:sz w:val="24"/>
              <w:szCs w:val="24"/>
              <w:rtl/>
            </w:rPr>
          </w:rPrChange>
        </w:rPr>
        <w:t xml:space="preserve"> </w:t>
      </w:r>
      <w:r w:rsidRPr="001D5757">
        <w:rPr>
          <w:rFonts w:ascii="David" w:hAnsi="David" w:cs="David"/>
          <w:sz w:val="24"/>
          <w:szCs w:val="24"/>
          <w:highlight w:val="yellow"/>
          <w:rtl/>
          <w:rPrChange w:id="249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במקרקעין</w:t>
      </w:r>
      <w:r w:rsidRPr="001D5757">
        <w:rPr>
          <w:rFonts w:ascii="David" w:hAnsi="David" w:cs="David"/>
          <w:spacing w:val="-9"/>
          <w:sz w:val="24"/>
          <w:szCs w:val="24"/>
          <w:highlight w:val="yellow"/>
          <w:rtl/>
          <w:rPrChange w:id="250" w:author="Ido Elad" w:date="2026-08-12T15:44:00Z" w16du:dateUtc="2026-08-12T12:44:00Z">
            <w:rPr>
              <w:rFonts w:ascii="David" w:hAnsi="David" w:cs="David"/>
              <w:spacing w:val="-9"/>
              <w:sz w:val="24"/>
              <w:szCs w:val="24"/>
              <w:rtl/>
            </w:rPr>
          </w:rPrChange>
        </w:rPr>
        <w:t xml:space="preserve"> </w:t>
      </w:r>
      <w:r w:rsidRPr="001D5757">
        <w:rPr>
          <w:rFonts w:ascii="David" w:hAnsi="David" w:cs="David"/>
          <w:sz w:val="24"/>
          <w:szCs w:val="24"/>
          <w:highlight w:val="yellow"/>
          <w:rtl/>
          <w:rPrChange w:id="251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היא</w:t>
      </w:r>
      <w:r w:rsidRPr="001D5757">
        <w:rPr>
          <w:rFonts w:ascii="David" w:hAnsi="David" w:cs="David"/>
          <w:spacing w:val="-9"/>
          <w:sz w:val="24"/>
          <w:szCs w:val="24"/>
          <w:highlight w:val="yellow"/>
          <w:rtl/>
          <w:rPrChange w:id="252" w:author="Ido Elad" w:date="2026-08-12T15:44:00Z" w16du:dateUtc="2026-08-12T12:44:00Z">
            <w:rPr>
              <w:rFonts w:ascii="David" w:hAnsi="David" w:cs="David"/>
              <w:spacing w:val="-9"/>
              <w:sz w:val="24"/>
              <w:szCs w:val="24"/>
              <w:rtl/>
            </w:rPr>
          </w:rPrChange>
        </w:rPr>
        <w:t xml:space="preserve"> </w:t>
      </w:r>
      <w:r w:rsidRPr="001D5757">
        <w:rPr>
          <w:rFonts w:ascii="David" w:hAnsi="David" w:cs="David"/>
          <w:sz w:val="24"/>
          <w:szCs w:val="24"/>
          <w:highlight w:val="yellow"/>
          <w:rtl/>
          <w:rPrChange w:id="253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שבע</w:t>
      </w:r>
      <w:r w:rsidRPr="001D5757">
        <w:rPr>
          <w:rFonts w:ascii="David" w:hAnsi="David" w:cs="David"/>
          <w:spacing w:val="-11"/>
          <w:sz w:val="24"/>
          <w:szCs w:val="24"/>
          <w:highlight w:val="yellow"/>
          <w:rtl/>
          <w:rPrChange w:id="254" w:author="Ido Elad" w:date="2026-08-12T15:44:00Z" w16du:dateUtc="2026-08-12T12:44:00Z">
            <w:rPr>
              <w:rFonts w:ascii="David" w:hAnsi="David" w:cs="David"/>
              <w:spacing w:val="-11"/>
              <w:sz w:val="24"/>
              <w:szCs w:val="24"/>
              <w:rtl/>
            </w:rPr>
          </w:rPrChange>
        </w:rPr>
        <w:t xml:space="preserve"> </w:t>
      </w:r>
      <w:r w:rsidRPr="001D5757">
        <w:rPr>
          <w:rFonts w:ascii="David" w:hAnsi="David" w:cs="David"/>
          <w:sz w:val="24"/>
          <w:szCs w:val="24"/>
          <w:highlight w:val="yellow"/>
          <w:rtl/>
          <w:rPrChange w:id="255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שנים</w:t>
      </w:r>
      <w:del w:id="256" w:author="Shay Shushan" w:date="2026-08-12T12:31:00Z" w16du:dateUtc="2026-08-12T09:31:00Z">
        <w:r w:rsidRPr="001D5757" w:rsidDel="006A10B5">
          <w:rPr>
            <w:rFonts w:ascii="David" w:hAnsi="David" w:cs="David"/>
            <w:sz w:val="24"/>
            <w:szCs w:val="24"/>
            <w:highlight w:val="yellow"/>
            <w:rPrChange w:id="257" w:author="Ido Elad" w:date="2026-08-12T15:44:00Z" w16du:dateUtc="2026-08-12T12:44:00Z">
              <w:rPr>
                <w:rFonts w:ascii="David" w:hAnsi="David" w:cs="David"/>
                <w:sz w:val="24"/>
                <w:szCs w:val="24"/>
              </w:rPr>
            </w:rPrChange>
          </w:rPr>
          <w:delText>,</w:delText>
        </w:r>
        <w:r w:rsidRPr="001D5757" w:rsidDel="006A10B5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258" w:author="Ido Elad" w:date="2026-08-12T15:44:00Z" w16du:dateUtc="2026-08-12T12:44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1D5757" w:rsidDel="006A10B5">
          <w:rPr>
            <w:rFonts w:ascii="David" w:hAnsi="David" w:cs="David"/>
            <w:sz w:val="24"/>
            <w:szCs w:val="24"/>
            <w:highlight w:val="yellow"/>
            <w:rtl/>
            <w:rPrChange w:id="259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כקבוע</w:delText>
        </w:r>
        <w:r w:rsidRPr="001D5757" w:rsidDel="006A10B5">
          <w:rPr>
            <w:rFonts w:ascii="David" w:hAnsi="David" w:cs="David"/>
            <w:spacing w:val="-11"/>
            <w:sz w:val="24"/>
            <w:szCs w:val="24"/>
            <w:highlight w:val="yellow"/>
            <w:rtl/>
            <w:rPrChange w:id="260" w:author="Ido Elad" w:date="2026-08-12T15:44:00Z" w16du:dateUtc="2026-08-12T12:44:00Z">
              <w:rPr>
                <w:rFonts w:ascii="David" w:hAnsi="David" w:cs="David"/>
                <w:spacing w:val="-11"/>
                <w:sz w:val="24"/>
                <w:szCs w:val="24"/>
                <w:rtl/>
              </w:rPr>
            </w:rPrChange>
          </w:rPr>
          <w:delText xml:space="preserve"> </w:delText>
        </w:r>
        <w:r w:rsidRPr="001D5757" w:rsidDel="006A10B5">
          <w:rPr>
            <w:rFonts w:ascii="David" w:hAnsi="David" w:cs="David"/>
            <w:sz w:val="24"/>
            <w:szCs w:val="24"/>
            <w:highlight w:val="yellow"/>
            <w:rtl/>
            <w:rPrChange w:id="261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בחוק</w:delText>
        </w:r>
        <w:r w:rsidRPr="001D5757" w:rsidDel="006A10B5">
          <w:rPr>
            <w:rFonts w:ascii="David" w:hAnsi="David" w:cs="David"/>
            <w:spacing w:val="-11"/>
            <w:sz w:val="24"/>
            <w:szCs w:val="24"/>
            <w:highlight w:val="yellow"/>
            <w:rtl/>
            <w:rPrChange w:id="262" w:author="Ido Elad" w:date="2026-08-12T15:44:00Z" w16du:dateUtc="2026-08-12T12:44:00Z">
              <w:rPr>
                <w:rFonts w:ascii="David" w:hAnsi="David" w:cs="David"/>
                <w:spacing w:val="-11"/>
                <w:sz w:val="24"/>
                <w:szCs w:val="24"/>
                <w:rtl/>
              </w:rPr>
            </w:rPrChange>
          </w:rPr>
          <w:delText xml:space="preserve"> </w:delText>
        </w:r>
        <w:r w:rsidRPr="001D5757" w:rsidDel="006A10B5">
          <w:rPr>
            <w:rFonts w:ascii="David" w:hAnsi="David" w:cs="David"/>
            <w:sz w:val="24"/>
            <w:szCs w:val="24"/>
            <w:highlight w:val="yellow"/>
            <w:rtl/>
            <w:rPrChange w:id="263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ההתיישנות</w:delText>
        </w:r>
        <w:r w:rsidRPr="001D5757" w:rsidDel="006A10B5">
          <w:rPr>
            <w:rFonts w:ascii="David" w:hAnsi="David" w:cs="David"/>
            <w:sz w:val="24"/>
            <w:szCs w:val="24"/>
            <w:highlight w:val="yellow"/>
            <w:rPrChange w:id="264" w:author="Ido Elad" w:date="2026-08-12T15:44:00Z" w16du:dateUtc="2026-08-12T12:44:00Z">
              <w:rPr>
                <w:rFonts w:ascii="David" w:hAnsi="David" w:cs="David"/>
                <w:sz w:val="24"/>
                <w:szCs w:val="24"/>
              </w:rPr>
            </w:rPrChange>
          </w:rPr>
          <w:delText>,</w:delText>
        </w:r>
        <w:r w:rsidRPr="001D5757" w:rsidDel="006A10B5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265" w:author="Ido Elad" w:date="2026-08-12T15:44:00Z" w16du:dateUtc="2026-08-12T12:44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1D5757" w:rsidDel="006A10B5">
          <w:rPr>
            <w:rFonts w:ascii="David" w:hAnsi="David" w:cs="David"/>
            <w:sz w:val="24"/>
            <w:szCs w:val="24"/>
            <w:highlight w:val="yellow"/>
            <w:rtl/>
            <w:rPrChange w:id="266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תשי</w:delText>
        </w:r>
        <w:r w:rsidRPr="001D5757" w:rsidDel="006A10B5">
          <w:rPr>
            <w:rFonts w:ascii="David" w:hAnsi="David" w:cs="David"/>
            <w:sz w:val="24"/>
            <w:szCs w:val="24"/>
            <w:highlight w:val="yellow"/>
            <w:rPrChange w:id="267" w:author="Ido Elad" w:date="2026-08-12T15:44:00Z" w16du:dateUtc="2026-08-12T12:44:00Z">
              <w:rPr>
                <w:rFonts w:ascii="David" w:hAnsi="David" w:cs="David"/>
                <w:sz w:val="24"/>
                <w:szCs w:val="24"/>
              </w:rPr>
            </w:rPrChange>
          </w:rPr>
          <w:delText>"</w:delText>
        </w:r>
        <w:r w:rsidRPr="001D5757" w:rsidDel="006A10B5">
          <w:rPr>
            <w:rFonts w:ascii="David" w:hAnsi="David" w:cs="David"/>
            <w:sz w:val="24"/>
            <w:szCs w:val="24"/>
            <w:highlight w:val="yellow"/>
            <w:rtl/>
            <w:rPrChange w:id="268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ח</w:delText>
        </w:r>
        <w:r w:rsidRPr="001D5757" w:rsidDel="006A10B5">
          <w:rPr>
            <w:rFonts w:ascii="David" w:hAnsi="David" w:cs="David"/>
            <w:sz w:val="24"/>
            <w:szCs w:val="24"/>
            <w:highlight w:val="yellow"/>
            <w:rPrChange w:id="269" w:author="Ido Elad" w:date="2026-08-12T15:44:00Z" w16du:dateUtc="2026-08-12T12:44:00Z">
              <w:rPr>
                <w:rFonts w:ascii="David" w:hAnsi="David" w:cs="David"/>
                <w:sz w:val="24"/>
                <w:szCs w:val="24"/>
              </w:rPr>
            </w:rPrChange>
          </w:rPr>
          <w:delText>1958-</w:delText>
        </w:r>
        <w:r w:rsidRPr="001D5757" w:rsidDel="006A10B5">
          <w:rPr>
            <w:rFonts w:ascii="David" w:hAnsi="David" w:cs="David"/>
            <w:spacing w:val="-23"/>
            <w:w w:val="160"/>
            <w:sz w:val="24"/>
            <w:szCs w:val="24"/>
            <w:highlight w:val="yellow"/>
            <w:rtl/>
            <w:rPrChange w:id="270" w:author="Ido Elad" w:date="2026-08-12T15:44:00Z" w16du:dateUtc="2026-08-12T12:44:00Z">
              <w:rPr>
                <w:rFonts w:ascii="David" w:hAnsi="David" w:cs="David"/>
                <w:spacing w:val="-23"/>
                <w:w w:val="160"/>
                <w:sz w:val="24"/>
                <w:szCs w:val="24"/>
                <w:rtl/>
              </w:rPr>
            </w:rPrChange>
          </w:rPr>
          <w:delText xml:space="preserve"> </w:delText>
        </w:r>
        <w:r w:rsidRPr="001D5757" w:rsidDel="006A10B5">
          <w:rPr>
            <w:rFonts w:ascii="David" w:hAnsi="David" w:cs="David"/>
            <w:w w:val="160"/>
            <w:sz w:val="24"/>
            <w:szCs w:val="24"/>
            <w:highlight w:val="yellow"/>
            <w:rPrChange w:id="271" w:author="Ido Elad" w:date="2026-08-12T15:44:00Z" w16du:dateUtc="2026-08-12T12:44:00Z">
              <w:rPr>
                <w:rFonts w:ascii="David" w:hAnsi="David" w:cs="David"/>
                <w:w w:val="160"/>
                <w:sz w:val="24"/>
                <w:szCs w:val="24"/>
              </w:rPr>
            </w:rPrChange>
          </w:rPr>
          <w:delText>–</w:delText>
        </w:r>
        <w:r w:rsidRPr="001D5757" w:rsidDel="006A10B5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272" w:author="Ido Elad" w:date="2026-08-12T15:44:00Z" w16du:dateUtc="2026-08-12T12:44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1D5757" w:rsidDel="006A10B5">
          <w:rPr>
            <w:rFonts w:ascii="David" w:hAnsi="David" w:cs="David"/>
            <w:sz w:val="24"/>
            <w:szCs w:val="24"/>
            <w:highlight w:val="yellow"/>
            <w:rtl/>
            <w:rPrChange w:id="273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סעיף</w:delText>
        </w:r>
        <w:r w:rsidRPr="001D5757" w:rsidDel="006A10B5">
          <w:rPr>
            <w:rFonts w:ascii="David" w:hAnsi="David" w:cs="David"/>
            <w:b/>
            <w:bCs/>
            <w:sz w:val="24"/>
            <w:szCs w:val="24"/>
            <w:highlight w:val="yellow"/>
            <w:rtl/>
            <w:rPrChange w:id="274" w:author="Ido Elad" w:date="2026-08-12T15:44:00Z" w16du:dateUtc="2026-08-12T12:44:00Z"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rPrChange>
          </w:rPr>
          <w:delText xml:space="preserve"> </w:delText>
        </w:r>
        <w:r w:rsidRPr="001D5757" w:rsidDel="006A10B5">
          <w:rPr>
            <w:rFonts w:ascii="David" w:hAnsi="David" w:cs="David"/>
            <w:sz w:val="24"/>
            <w:szCs w:val="24"/>
            <w:highlight w:val="yellow"/>
            <w:rPrChange w:id="275" w:author="Ido Elad" w:date="2026-08-12T15:44:00Z" w16du:dateUtc="2026-08-12T12:44:00Z">
              <w:rPr>
                <w:rFonts w:ascii="David" w:hAnsi="David" w:cs="David"/>
                <w:sz w:val="24"/>
                <w:szCs w:val="24"/>
              </w:rPr>
            </w:rPrChange>
          </w:rPr>
          <w:delText>.5</w:delText>
        </w:r>
      </w:del>
      <w:ins w:id="276" w:author="Shay Shushan" w:date="2026-08-12T12:31:00Z" w16du:dateUtc="2026-08-12T09:31:00Z">
        <w:r w:rsidR="006A10B5" w:rsidRPr="001D5757">
          <w:rPr>
            <w:rFonts w:ascii="David" w:hAnsi="David" w:cs="David" w:hint="cs"/>
            <w:sz w:val="24"/>
            <w:szCs w:val="24"/>
            <w:highlight w:val="yellow"/>
            <w:rtl/>
            <w:rPrChange w:id="277" w:author="Ido Elad" w:date="2026-08-12T15:44:00Z" w16du:dateUtc="2026-08-12T12:44:00Z">
              <w:rPr>
                <w:rFonts w:ascii="David" w:hAnsi="David" w:cs="David" w:hint="cs"/>
                <w:sz w:val="24"/>
                <w:szCs w:val="24"/>
                <w:rtl/>
              </w:rPr>
            </w:rPrChange>
          </w:rPr>
          <w:t>.</w:t>
        </w:r>
      </w:ins>
    </w:p>
    <w:p w14:paraId="67F21BF6" w14:textId="56125B77" w:rsidR="0038717D" w:rsidRPr="001D5757" w:rsidRDefault="0038717D" w:rsidP="0038717D">
      <w:pPr>
        <w:pStyle w:val="BodyText"/>
        <w:bidi/>
        <w:spacing w:before="227" w:line="331" w:lineRule="auto"/>
        <w:ind w:left="140" w:right="74"/>
        <w:jc w:val="left"/>
        <w:rPr>
          <w:ins w:id="278" w:author="Shay Shushan" w:date="2026-08-12T12:33:00Z" w16du:dateUtc="2026-08-12T09:33:00Z"/>
          <w:rFonts w:ascii="David" w:hAnsi="David" w:cs="David" w:hint="cs"/>
          <w:spacing w:val="-10"/>
          <w:sz w:val="24"/>
          <w:szCs w:val="24"/>
          <w:highlight w:val="yellow"/>
          <w:rtl/>
          <w:rPrChange w:id="279" w:author="Ido Elad" w:date="2026-08-12T15:44:00Z" w16du:dateUtc="2026-08-12T12:44:00Z">
            <w:rPr>
              <w:ins w:id="280" w:author="Shay Shushan" w:date="2026-08-12T12:33:00Z" w16du:dateUtc="2026-08-12T09:33:00Z"/>
              <w:rFonts w:ascii="David" w:hAnsi="David" w:cs="David"/>
              <w:spacing w:val="-10"/>
              <w:sz w:val="24"/>
              <w:szCs w:val="24"/>
              <w:rtl/>
            </w:rPr>
          </w:rPrChange>
        </w:rPr>
      </w:pPr>
      <w:proofErr w:type="spellStart"/>
      <w:ins w:id="281" w:author="Shay Shushan" w:date="2026-08-12T12:32:00Z" w16du:dateUtc="2026-08-12T09:32:00Z">
        <w:r w:rsidRPr="001D5757">
          <w:rPr>
            <w:rFonts w:ascii="David" w:hAnsi="David" w:cs="David" w:hint="eastAsia"/>
            <w:sz w:val="24"/>
            <w:szCs w:val="24"/>
            <w:highlight w:val="yellow"/>
            <w:rtl/>
            <w:rPrChange w:id="282" w:author="Ido Elad" w:date="2026-08-12T15:44:00Z" w16du:dateUtc="2026-08-12T12:44:00Z">
              <w:rPr>
                <w:rFonts w:ascii="David" w:hAnsi="David" w:cs="David" w:hint="eastAsia"/>
                <w:b/>
                <w:bCs/>
                <w:sz w:val="24"/>
                <w:szCs w:val="24"/>
                <w:rtl/>
              </w:rPr>
            </w:rPrChange>
          </w:rPr>
          <w:t>ברע</w:t>
        </w:r>
        <w:r w:rsidRPr="001D5757">
          <w:rPr>
            <w:rFonts w:ascii="David" w:hAnsi="David" w:cs="David"/>
            <w:sz w:val="24"/>
            <w:szCs w:val="24"/>
            <w:highlight w:val="yellow"/>
            <w:rtl/>
            <w:rPrChange w:id="283" w:author="Ido Elad" w:date="2026-08-12T15:44:00Z" w16du:dateUtc="2026-08-12T12:44:00Z"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rPrChange>
          </w:rPr>
          <w:t>"א</w:t>
        </w:r>
        <w:proofErr w:type="spellEnd"/>
        <w:r w:rsidRPr="001D5757">
          <w:rPr>
            <w:rFonts w:ascii="David" w:hAnsi="David" w:cs="David"/>
            <w:sz w:val="24"/>
            <w:szCs w:val="24"/>
            <w:highlight w:val="yellow"/>
            <w:rtl/>
            <w:rPrChange w:id="284" w:author="Ido Elad" w:date="2026-08-12T15:44:00Z" w16du:dateUtc="2026-08-12T12:44:00Z"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rPrChange>
          </w:rPr>
          <w:t xml:space="preserve"> 123-23 אמנון נ' סלמון (להלן: "</w:t>
        </w:r>
        <w:r w:rsidRPr="001D5757">
          <w:rPr>
            <w:rFonts w:ascii="David" w:hAnsi="David" w:cs="David" w:hint="cs"/>
            <w:b/>
            <w:bCs/>
            <w:sz w:val="24"/>
            <w:szCs w:val="24"/>
            <w:highlight w:val="yellow"/>
            <w:rtl/>
            <w:rPrChange w:id="285" w:author="Ido Elad" w:date="2026-08-12T15:44:00Z" w16du:dateUtc="2026-08-12T12:44:00Z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</w:rPrChange>
          </w:rPr>
          <w:t>עניין אמנון</w:t>
        </w:r>
        <w:r w:rsidRPr="001D5757">
          <w:rPr>
            <w:rFonts w:ascii="David" w:hAnsi="David" w:cs="David"/>
            <w:sz w:val="24"/>
            <w:szCs w:val="24"/>
            <w:highlight w:val="yellow"/>
            <w:rtl/>
            <w:rPrChange w:id="286" w:author="Ido Elad" w:date="2026-08-12T15:44:00Z" w16du:dateUtc="2026-08-12T12:44:00Z"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rPrChange>
          </w:rPr>
          <w:t>")</w:t>
        </w:r>
      </w:ins>
      <w:r w:rsidR="00AC5A37" w:rsidRPr="001D5757">
        <w:rPr>
          <w:rFonts w:ascii="David" w:hAnsi="David" w:cs="David"/>
          <w:spacing w:val="-10"/>
          <w:sz w:val="24"/>
          <w:szCs w:val="24"/>
          <w:highlight w:val="yellow"/>
          <w:rtl/>
          <w:rPrChange w:id="287" w:author="Ido Elad" w:date="2026-08-12T15:44:00Z" w16du:dateUtc="2026-08-12T12:44:00Z">
            <w:rPr>
              <w:rFonts w:ascii="David" w:hAnsi="David" w:cs="David"/>
              <w:spacing w:val="-10"/>
              <w:sz w:val="24"/>
              <w:szCs w:val="24"/>
              <w:rtl/>
            </w:rPr>
          </w:rPrChange>
        </w:rPr>
        <w:t xml:space="preserve"> </w:t>
      </w:r>
      <w:ins w:id="288" w:author="Shay Shushan" w:date="2026-08-12T12:32:00Z" w16du:dateUtc="2026-08-12T09:32:00Z">
        <w:r w:rsidRP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  <w:rPrChange w:id="289" w:author="Ido Elad" w:date="2026-08-12T15:44:00Z" w16du:dateUtc="2026-08-12T12:44:00Z">
              <w:rPr>
                <w:rFonts w:ascii="David" w:hAnsi="David" w:cs="David" w:hint="cs"/>
                <w:spacing w:val="-10"/>
                <w:sz w:val="24"/>
                <w:szCs w:val="24"/>
                <w:rtl/>
              </w:rPr>
            </w:rPrChange>
          </w:rPr>
          <w:t>קבע בית המשפט, כי מרו</w:t>
        </w:r>
      </w:ins>
      <w:ins w:id="290" w:author="Shay Shushan" w:date="2026-08-12T12:33:00Z" w16du:dateUtc="2026-08-12T09:33:00Z">
        <w:r w:rsidRP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  <w:rPrChange w:id="291" w:author="Ido Elad" w:date="2026-08-12T15:44:00Z" w16du:dateUtc="2026-08-12T12:44:00Z">
              <w:rPr>
                <w:rFonts w:ascii="David" w:hAnsi="David" w:cs="David" w:hint="cs"/>
                <w:spacing w:val="-10"/>
                <w:sz w:val="24"/>
                <w:szCs w:val="24"/>
                <w:rtl/>
              </w:rPr>
            </w:rPrChange>
          </w:rPr>
          <w:t>ץ ההתיישנות נפסק בעת הגשת התובענה לבית המשפט.</w:t>
        </w:r>
      </w:ins>
      <w:ins w:id="292" w:author="Ido Elad" w:date="2026-08-12T15:44:00Z" w16du:dateUtc="2026-08-12T12:44:00Z">
        <w:r w:rsidR="001D5757">
          <w:rPr>
            <w:rFonts w:ascii="David" w:hAnsi="David" w:cs="David"/>
            <w:spacing w:val="-10"/>
            <w:sz w:val="24"/>
            <w:szCs w:val="24"/>
            <w:highlight w:val="yellow"/>
          </w:rPr>
          <w:t xml:space="preserve"> </w:t>
        </w:r>
        <w:r w:rsid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</w:rPr>
          <w:t xml:space="preserve"> לא צריך שתי </w:t>
        </w:r>
        <w:proofErr w:type="spellStart"/>
        <w:r w:rsid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</w:rPr>
          <w:t>התתיחס</w:t>
        </w:r>
      </w:ins>
      <w:ins w:id="293" w:author="Ido Elad" w:date="2026-08-12T15:45:00Z" w16du:dateUtc="2026-08-12T12:45:00Z">
        <w:r w:rsid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</w:rPr>
          <w:t>יות</w:t>
        </w:r>
        <w:proofErr w:type="spellEnd"/>
        <w:r w:rsid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</w:rPr>
          <w:t xml:space="preserve"> פעם לחום ופעם לפסיקה אחת מספיק עבור שניהם</w:t>
        </w:r>
      </w:ins>
    </w:p>
    <w:p w14:paraId="634E9481" w14:textId="588482A9" w:rsidR="00AC5A37" w:rsidRPr="00AC5A37" w:rsidRDefault="0038717D" w:rsidP="0038717D">
      <w:pPr>
        <w:pStyle w:val="BodyText"/>
        <w:bidi/>
        <w:spacing w:before="227" w:line="331" w:lineRule="auto"/>
        <w:ind w:left="140" w:right="74"/>
        <w:jc w:val="left"/>
        <w:rPr>
          <w:rFonts w:ascii="David" w:hAnsi="David" w:cs="David"/>
          <w:sz w:val="24"/>
          <w:szCs w:val="24"/>
        </w:rPr>
      </w:pPr>
      <w:ins w:id="294" w:author="Shay Shushan" w:date="2026-08-12T12:33:00Z" w16du:dateUtc="2026-08-12T09:33:00Z">
        <w:r w:rsidRP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  <w:rPrChange w:id="295" w:author="Ido Elad" w:date="2026-08-12T15:44:00Z" w16du:dateUtc="2026-08-12T12:44:00Z">
              <w:rPr>
                <w:rFonts w:ascii="David" w:hAnsi="David" w:cs="David" w:hint="cs"/>
                <w:spacing w:val="-10"/>
                <w:sz w:val="24"/>
                <w:szCs w:val="24"/>
                <w:rtl/>
              </w:rPr>
            </w:rPrChange>
          </w:rPr>
          <w:t xml:space="preserve">בענייננו </w:t>
        </w:r>
      </w:ins>
      <w:r w:rsidR="00AC5A37" w:rsidRPr="001D5757">
        <w:rPr>
          <w:rFonts w:ascii="David" w:hAnsi="David" w:cs="David"/>
          <w:sz w:val="24"/>
          <w:szCs w:val="24"/>
          <w:highlight w:val="yellow"/>
          <w:rtl/>
          <w:rPrChange w:id="296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עילת</w:t>
      </w:r>
      <w:r w:rsidR="00AC5A37" w:rsidRPr="001D5757">
        <w:rPr>
          <w:rFonts w:ascii="David" w:hAnsi="David" w:cs="David"/>
          <w:spacing w:val="-10"/>
          <w:sz w:val="24"/>
          <w:szCs w:val="24"/>
          <w:highlight w:val="yellow"/>
          <w:rtl/>
          <w:rPrChange w:id="297" w:author="Ido Elad" w:date="2026-08-12T15:44:00Z" w16du:dateUtc="2026-08-12T12:44:00Z">
            <w:rPr>
              <w:rFonts w:ascii="David" w:hAnsi="David" w:cs="David"/>
              <w:spacing w:val="-10"/>
              <w:sz w:val="24"/>
              <w:szCs w:val="24"/>
              <w:rtl/>
            </w:rPr>
          </w:rPrChange>
        </w:rPr>
        <w:t xml:space="preserve"> </w:t>
      </w:r>
      <w:r w:rsidR="00AC5A37" w:rsidRPr="001D5757">
        <w:rPr>
          <w:rFonts w:ascii="David" w:hAnsi="David" w:cs="David"/>
          <w:sz w:val="24"/>
          <w:szCs w:val="24"/>
          <w:highlight w:val="yellow"/>
          <w:rtl/>
          <w:rPrChange w:id="298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התביעה</w:t>
      </w:r>
      <w:r w:rsidR="00AC5A37" w:rsidRPr="001D5757">
        <w:rPr>
          <w:rFonts w:ascii="David" w:hAnsi="David" w:cs="David"/>
          <w:spacing w:val="-10"/>
          <w:sz w:val="24"/>
          <w:szCs w:val="24"/>
          <w:highlight w:val="yellow"/>
          <w:rtl/>
          <w:rPrChange w:id="299" w:author="Ido Elad" w:date="2026-08-12T15:44:00Z" w16du:dateUtc="2026-08-12T12:44:00Z">
            <w:rPr>
              <w:rFonts w:ascii="David" w:hAnsi="David" w:cs="David"/>
              <w:spacing w:val="-10"/>
              <w:sz w:val="24"/>
              <w:szCs w:val="24"/>
              <w:rtl/>
            </w:rPr>
          </w:rPrChange>
        </w:rPr>
        <w:t xml:space="preserve"> </w:t>
      </w:r>
      <w:r w:rsidR="00AC5A37" w:rsidRPr="001D5757">
        <w:rPr>
          <w:rFonts w:ascii="David" w:hAnsi="David" w:cs="David"/>
          <w:sz w:val="24"/>
          <w:szCs w:val="24"/>
          <w:highlight w:val="yellow"/>
          <w:rtl/>
          <w:rPrChange w:id="300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נולדה</w:t>
      </w:r>
      <w:r w:rsidR="00AC5A37" w:rsidRPr="001D5757">
        <w:rPr>
          <w:rFonts w:ascii="David" w:hAnsi="David" w:cs="David"/>
          <w:spacing w:val="-10"/>
          <w:sz w:val="24"/>
          <w:szCs w:val="24"/>
          <w:highlight w:val="yellow"/>
          <w:rtl/>
          <w:rPrChange w:id="301" w:author="Ido Elad" w:date="2026-08-12T15:44:00Z" w16du:dateUtc="2026-08-12T12:44:00Z">
            <w:rPr>
              <w:rFonts w:ascii="David" w:hAnsi="David" w:cs="David"/>
              <w:spacing w:val="-10"/>
              <w:sz w:val="24"/>
              <w:szCs w:val="24"/>
              <w:rtl/>
            </w:rPr>
          </w:rPrChange>
        </w:rPr>
        <w:t xml:space="preserve"> </w:t>
      </w:r>
      <w:r w:rsidR="00AC5A37" w:rsidRPr="001D5757">
        <w:rPr>
          <w:rFonts w:ascii="David" w:hAnsi="David" w:cs="David"/>
          <w:sz w:val="24"/>
          <w:szCs w:val="24"/>
          <w:highlight w:val="yellow"/>
          <w:rtl/>
          <w:rPrChange w:id="302" w:author="Ido Elad" w:date="2026-08-12T15:44:00Z" w16du:dateUtc="2026-08-12T12:44:00Z">
            <w:rPr>
              <w:rFonts w:ascii="David" w:hAnsi="David" w:cs="David"/>
              <w:sz w:val="24"/>
              <w:szCs w:val="24"/>
              <w:rtl/>
            </w:rPr>
          </w:rPrChange>
        </w:rPr>
        <w:t>ביום</w:t>
      </w:r>
      <w:del w:id="303" w:author="Shay Shushan" w:date="2026-08-12T12:33:00Z" w16du:dateUtc="2026-08-12T09:33:00Z">
        <w:r w:rsidR="00AC5A37" w:rsidRPr="001D5757" w:rsidDel="0038717D">
          <w:rPr>
            <w:rFonts w:ascii="David" w:hAnsi="David" w:cs="David"/>
            <w:spacing w:val="-10"/>
            <w:sz w:val="24"/>
            <w:szCs w:val="24"/>
            <w:highlight w:val="yellow"/>
            <w:rtl/>
            <w:rPrChange w:id="304" w:author="Ido Elad" w:date="2026-08-12T15:44:00Z" w16du:dateUtc="2026-08-12T12:44:00Z">
              <w:rPr>
                <w:rFonts w:ascii="David" w:hAnsi="David" w:cs="David"/>
                <w:spacing w:val="-10"/>
                <w:sz w:val="24"/>
                <w:szCs w:val="24"/>
                <w:rtl/>
              </w:rPr>
            </w:rPrChange>
          </w:rPr>
          <w:delText xml:space="preserve"> </w:delText>
        </w:r>
        <w:r w:rsidR="00AC5A37" w:rsidRPr="001D5757" w:rsidDel="0038717D">
          <w:rPr>
            <w:rFonts w:ascii="David" w:hAnsi="David" w:cs="David"/>
            <w:sz w:val="24"/>
            <w:szCs w:val="24"/>
            <w:highlight w:val="yellow"/>
            <w:rtl/>
            <w:rPrChange w:id="305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התאונה</w:delText>
        </w:r>
      </w:del>
      <w:r w:rsidR="00AC5A37" w:rsidRPr="001D5757">
        <w:rPr>
          <w:rFonts w:ascii="David" w:hAnsi="David" w:cs="David"/>
          <w:sz w:val="24"/>
          <w:szCs w:val="24"/>
          <w:highlight w:val="yellow"/>
          <w:rPrChange w:id="306" w:author="Ido Elad" w:date="2026-08-12T15:44:00Z" w16du:dateUtc="2026-08-12T12:44:00Z">
            <w:rPr>
              <w:rFonts w:ascii="David" w:hAnsi="David" w:cs="David"/>
              <w:sz w:val="24"/>
              <w:szCs w:val="24"/>
            </w:rPr>
          </w:rPrChange>
        </w:rPr>
        <w:t>,</w:t>
      </w:r>
      <w:r w:rsidR="00AC5A37" w:rsidRPr="001D5757">
        <w:rPr>
          <w:rFonts w:ascii="David" w:hAnsi="David" w:cs="David"/>
          <w:spacing w:val="-10"/>
          <w:sz w:val="24"/>
          <w:szCs w:val="24"/>
          <w:highlight w:val="yellow"/>
          <w:rtl/>
          <w:rPrChange w:id="307" w:author="Ido Elad" w:date="2026-08-12T15:44:00Z" w16du:dateUtc="2026-08-12T12:44:00Z">
            <w:rPr>
              <w:rFonts w:ascii="David" w:hAnsi="David" w:cs="David"/>
              <w:spacing w:val="-10"/>
              <w:sz w:val="24"/>
              <w:szCs w:val="24"/>
              <w:rtl/>
            </w:rPr>
          </w:rPrChange>
        </w:rPr>
        <w:t xml:space="preserve"> </w:t>
      </w:r>
      <w:r w:rsidR="00AC5A37" w:rsidRPr="001D5757">
        <w:rPr>
          <w:rFonts w:ascii="David" w:hAnsi="David" w:cs="David"/>
          <w:sz w:val="24"/>
          <w:szCs w:val="24"/>
          <w:highlight w:val="yellow"/>
          <w:rPrChange w:id="308" w:author="Ido Elad" w:date="2026-08-12T15:44:00Z" w16du:dateUtc="2026-08-12T12:44:00Z">
            <w:rPr>
              <w:rFonts w:ascii="David" w:hAnsi="David" w:cs="David"/>
              <w:sz w:val="24"/>
              <w:szCs w:val="24"/>
            </w:rPr>
          </w:rPrChange>
        </w:rPr>
        <w:t>,14.2.2019</w:t>
      </w:r>
      <w:r w:rsidR="00AC5A37" w:rsidRPr="001D5757">
        <w:rPr>
          <w:rFonts w:ascii="David" w:hAnsi="David" w:cs="David"/>
          <w:spacing w:val="-10"/>
          <w:sz w:val="24"/>
          <w:szCs w:val="24"/>
          <w:highlight w:val="yellow"/>
          <w:rtl/>
          <w:rPrChange w:id="309" w:author="Ido Elad" w:date="2026-08-12T15:44:00Z" w16du:dateUtc="2026-08-12T12:44:00Z">
            <w:rPr>
              <w:rFonts w:ascii="David" w:hAnsi="David" w:cs="David"/>
              <w:spacing w:val="-10"/>
              <w:sz w:val="24"/>
              <w:szCs w:val="24"/>
              <w:rtl/>
            </w:rPr>
          </w:rPrChange>
        </w:rPr>
        <w:t xml:space="preserve"> </w:t>
      </w:r>
      <w:ins w:id="310" w:author="Shay Shushan" w:date="2026-08-12T12:33:00Z" w16du:dateUtc="2026-08-12T09:33:00Z">
        <w:r w:rsidRP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  <w:rPrChange w:id="311" w:author="Ido Elad" w:date="2026-08-12T15:44:00Z" w16du:dateUtc="2026-08-12T12:44:00Z">
              <w:rPr>
                <w:rFonts w:ascii="David" w:hAnsi="David" w:cs="David" w:hint="cs"/>
                <w:spacing w:val="-10"/>
                <w:sz w:val="24"/>
                <w:szCs w:val="24"/>
                <w:rtl/>
              </w:rPr>
            </w:rPrChange>
          </w:rPr>
          <w:t>והתובענה הוגשה לבית המשפט</w:t>
        </w:r>
      </w:ins>
      <w:ins w:id="312" w:author="Shay Shushan" w:date="2026-08-12T12:34:00Z" w16du:dateUtc="2026-08-12T09:34:00Z">
        <w:r w:rsidRP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  <w:rPrChange w:id="313" w:author="Ido Elad" w:date="2026-08-12T15:44:00Z" w16du:dateUtc="2026-08-12T12:44:00Z">
              <w:rPr>
                <w:rFonts w:ascii="David" w:hAnsi="David" w:cs="David" w:hint="cs"/>
                <w:spacing w:val="-10"/>
                <w:sz w:val="24"/>
                <w:szCs w:val="24"/>
                <w:rtl/>
              </w:rPr>
            </w:rPrChange>
          </w:rPr>
          <w:t xml:space="preserve"> הנכבד ביום 11.2.2026, כלומר, </w:t>
        </w:r>
      </w:ins>
      <w:ins w:id="314" w:author="Shay Shushan" w:date="2026-08-12T13:03:00Z" w16du:dateUtc="2026-08-12T10:03:00Z">
        <w:r w:rsidR="00BC1351" w:rsidRP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  <w:rPrChange w:id="315" w:author="Ido Elad" w:date="2026-08-12T15:44:00Z" w16du:dateUtc="2026-08-12T12:44:00Z">
              <w:rPr>
                <w:rFonts w:ascii="David" w:hAnsi="David" w:cs="David" w:hint="cs"/>
                <w:spacing w:val="-10"/>
                <w:sz w:val="24"/>
                <w:szCs w:val="24"/>
                <w:rtl/>
              </w:rPr>
            </w:rPrChange>
          </w:rPr>
          <w:t xml:space="preserve">בהתאם </w:t>
        </w:r>
        <w:proofErr w:type="spellStart"/>
        <w:r w:rsidR="00BC1351" w:rsidRP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  <w:rPrChange w:id="316" w:author="Ido Elad" w:date="2026-08-12T15:44:00Z" w16du:dateUtc="2026-08-12T12:44:00Z">
              <w:rPr>
                <w:rFonts w:ascii="David" w:hAnsi="David" w:cs="David" w:hint="cs"/>
                <w:spacing w:val="-10"/>
                <w:sz w:val="24"/>
                <w:szCs w:val="24"/>
                <w:rtl/>
              </w:rPr>
            </w:rPrChange>
          </w:rPr>
          <w:t>לשנקבע</w:t>
        </w:r>
        <w:proofErr w:type="spellEnd"/>
        <w:r w:rsidR="00BC1351" w:rsidRP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  <w:rPrChange w:id="317" w:author="Ido Elad" w:date="2026-08-12T15:44:00Z" w16du:dateUtc="2026-08-12T12:44:00Z">
              <w:rPr>
                <w:rFonts w:ascii="David" w:hAnsi="David" w:cs="David" w:hint="cs"/>
                <w:spacing w:val="-10"/>
                <w:sz w:val="24"/>
                <w:szCs w:val="24"/>
                <w:rtl/>
              </w:rPr>
            </w:rPrChange>
          </w:rPr>
          <w:t xml:space="preserve"> בעניין אמנון, </w:t>
        </w:r>
      </w:ins>
      <w:ins w:id="318" w:author="Shay Shushan" w:date="2026-08-12T12:34:00Z" w16du:dateUtc="2026-08-12T09:34:00Z">
        <w:r w:rsidRP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  <w:rPrChange w:id="319" w:author="Ido Elad" w:date="2026-08-12T15:44:00Z" w16du:dateUtc="2026-08-12T12:44:00Z">
              <w:rPr>
                <w:rFonts w:ascii="David" w:hAnsi="David" w:cs="David" w:hint="cs"/>
                <w:spacing w:val="-10"/>
                <w:sz w:val="24"/>
                <w:szCs w:val="24"/>
                <w:rtl/>
              </w:rPr>
            </w:rPrChange>
          </w:rPr>
          <w:t>התובענה הוגשה בתוך פחות משבע שנים מהיום בו נולדה עילת התביעה. רק בשל כך יש ל</w:t>
        </w:r>
      </w:ins>
      <w:ins w:id="320" w:author="Shay Shushan" w:date="2026-08-12T12:35:00Z" w16du:dateUtc="2026-08-12T09:35:00Z">
        <w:r w:rsidRPr="001D5757">
          <w:rPr>
            <w:rFonts w:ascii="David" w:hAnsi="David" w:cs="David" w:hint="cs"/>
            <w:spacing w:val="-10"/>
            <w:sz w:val="24"/>
            <w:szCs w:val="24"/>
            <w:highlight w:val="yellow"/>
            <w:rtl/>
            <w:rPrChange w:id="321" w:author="Ido Elad" w:date="2026-08-12T15:44:00Z" w16du:dateUtc="2026-08-12T12:44:00Z">
              <w:rPr>
                <w:rFonts w:ascii="David" w:hAnsi="David" w:cs="David" w:hint="cs"/>
                <w:spacing w:val="-10"/>
                <w:sz w:val="24"/>
                <w:szCs w:val="24"/>
                <w:rtl/>
              </w:rPr>
            </w:rPrChange>
          </w:rPr>
          <w:t>דחות את הבקשה</w:t>
        </w:r>
      </w:ins>
      <w:del w:id="322" w:author="Shay Shushan" w:date="2026-08-12T12:35:00Z" w16du:dateUtc="2026-08-12T09:35:00Z">
        <w:r w:rsidR="00AC5A37" w:rsidRPr="001D5757" w:rsidDel="0038717D">
          <w:rPr>
            <w:rFonts w:ascii="David" w:hAnsi="David" w:cs="David"/>
            <w:sz w:val="24"/>
            <w:szCs w:val="24"/>
            <w:highlight w:val="yellow"/>
            <w:rtl/>
            <w:rPrChange w:id="323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ומכאן</w:delText>
        </w:r>
        <w:r w:rsidR="00AC5A37" w:rsidRPr="001D5757" w:rsidDel="0038717D">
          <w:rPr>
            <w:rFonts w:ascii="David" w:hAnsi="David" w:cs="David"/>
            <w:spacing w:val="-10"/>
            <w:sz w:val="24"/>
            <w:szCs w:val="24"/>
            <w:highlight w:val="yellow"/>
            <w:rtl/>
            <w:rPrChange w:id="324" w:author="Ido Elad" w:date="2026-08-12T15:44:00Z" w16du:dateUtc="2026-08-12T12:44:00Z">
              <w:rPr>
                <w:rFonts w:ascii="David" w:hAnsi="David" w:cs="David"/>
                <w:spacing w:val="-10"/>
                <w:sz w:val="24"/>
                <w:szCs w:val="24"/>
                <w:rtl/>
              </w:rPr>
            </w:rPrChange>
          </w:rPr>
          <w:delText xml:space="preserve"> </w:delText>
        </w:r>
        <w:r w:rsidR="00AC5A37" w:rsidRPr="001D5757" w:rsidDel="0038717D">
          <w:rPr>
            <w:rFonts w:ascii="David" w:hAnsi="David" w:cs="David"/>
            <w:sz w:val="24"/>
            <w:szCs w:val="24"/>
            <w:highlight w:val="yellow"/>
            <w:rtl/>
            <w:rPrChange w:id="325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שהמועד</w:delText>
        </w:r>
        <w:r w:rsidR="00AC5A37" w:rsidRPr="001D5757" w:rsidDel="0038717D">
          <w:rPr>
            <w:rFonts w:ascii="David" w:hAnsi="David" w:cs="David"/>
            <w:spacing w:val="-10"/>
            <w:sz w:val="24"/>
            <w:szCs w:val="24"/>
            <w:highlight w:val="yellow"/>
            <w:rtl/>
            <w:rPrChange w:id="326" w:author="Ido Elad" w:date="2026-08-12T15:44:00Z" w16du:dateUtc="2026-08-12T12:44:00Z">
              <w:rPr>
                <w:rFonts w:ascii="David" w:hAnsi="David" w:cs="David"/>
                <w:spacing w:val="-10"/>
                <w:sz w:val="24"/>
                <w:szCs w:val="24"/>
                <w:rtl/>
              </w:rPr>
            </w:rPrChange>
          </w:rPr>
          <w:delText xml:space="preserve"> </w:delText>
        </w:r>
        <w:r w:rsidR="00AC5A37" w:rsidRPr="001D5757" w:rsidDel="0038717D">
          <w:rPr>
            <w:rFonts w:ascii="David" w:hAnsi="David" w:cs="David"/>
            <w:sz w:val="24"/>
            <w:szCs w:val="24"/>
            <w:highlight w:val="yellow"/>
            <w:rtl/>
            <w:rPrChange w:id="327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האחרון</w:delText>
        </w:r>
        <w:r w:rsidR="00AC5A37" w:rsidRPr="001D5757" w:rsidDel="0038717D">
          <w:rPr>
            <w:rFonts w:ascii="David" w:hAnsi="David" w:cs="David"/>
            <w:spacing w:val="-10"/>
            <w:sz w:val="24"/>
            <w:szCs w:val="24"/>
            <w:highlight w:val="yellow"/>
            <w:rtl/>
            <w:rPrChange w:id="328" w:author="Ido Elad" w:date="2026-08-12T15:44:00Z" w16du:dateUtc="2026-08-12T12:44:00Z">
              <w:rPr>
                <w:rFonts w:ascii="David" w:hAnsi="David" w:cs="David"/>
                <w:spacing w:val="-10"/>
                <w:sz w:val="24"/>
                <w:szCs w:val="24"/>
                <w:rtl/>
              </w:rPr>
            </w:rPrChange>
          </w:rPr>
          <w:delText xml:space="preserve"> </w:delText>
        </w:r>
        <w:r w:rsidR="00AC5A37" w:rsidRPr="001D5757" w:rsidDel="0038717D">
          <w:rPr>
            <w:rFonts w:ascii="David" w:hAnsi="David" w:cs="David"/>
            <w:sz w:val="24"/>
            <w:szCs w:val="24"/>
            <w:highlight w:val="yellow"/>
            <w:rtl/>
            <w:rPrChange w:id="329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להגשתה</w:delText>
        </w:r>
        <w:r w:rsidR="00AC5A37" w:rsidRPr="001D5757" w:rsidDel="0038717D">
          <w:rPr>
            <w:rFonts w:ascii="David" w:hAnsi="David" w:cs="David"/>
            <w:spacing w:val="-10"/>
            <w:sz w:val="24"/>
            <w:szCs w:val="24"/>
            <w:highlight w:val="yellow"/>
            <w:rtl/>
            <w:rPrChange w:id="330" w:author="Ido Elad" w:date="2026-08-12T15:44:00Z" w16du:dateUtc="2026-08-12T12:44:00Z">
              <w:rPr>
                <w:rFonts w:ascii="David" w:hAnsi="David" w:cs="David"/>
                <w:spacing w:val="-10"/>
                <w:sz w:val="24"/>
                <w:szCs w:val="24"/>
                <w:rtl/>
              </w:rPr>
            </w:rPrChange>
          </w:rPr>
          <w:delText xml:space="preserve"> </w:delText>
        </w:r>
        <w:r w:rsidR="00AC5A37" w:rsidRPr="001D5757" w:rsidDel="0038717D">
          <w:rPr>
            <w:rFonts w:ascii="David" w:hAnsi="David" w:cs="David"/>
            <w:sz w:val="24"/>
            <w:szCs w:val="24"/>
            <w:highlight w:val="yellow"/>
            <w:rtl/>
            <w:rPrChange w:id="331" w:author="Ido Elad" w:date="2026-08-12T15:44:00Z" w16du:dateUtc="2026-08-12T12:44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היה</w:delText>
        </w:r>
        <w:r w:rsidR="00AC5A37" w:rsidRPr="001D5757" w:rsidDel="0038717D">
          <w:rPr>
            <w:rFonts w:ascii="David" w:hAnsi="David" w:cs="David"/>
            <w:spacing w:val="-10"/>
            <w:sz w:val="24"/>
            <w:szCs w:val="24"/>
            <w:highlight w:val="yellow"/>
            <w:rtl/>
            <w:rPrChange w:id="332" w:author="Ido Elad" w:date="2026-08-12T15:44:00Z" w16du:dateUtc="2026-08-12T12:44:00Z">
              <w:rPr>
                <w:rFonts w:ascii="David" w:hAnsi="David" w:cs="David"/>
                <w:spacing w:val="-10"/>
                <w:sz w:val="24"/>
                <w:szCs w:val="24"/>
                <w:rtl/>
              </w:rPr>
            </w:rPrChange>
          </w:rPr>
          <w:delText xml:space="preserve"> </w:delText>
        </w:r>
        <w:r w:rsidR="00AC5A37" w:rsidRPr="001D5757" w:rsidDel="0038717D">
          <w:rPr>
            <w:rFonts w:ascii="David" w:hAnsi="David" w:cs="David"/>
            <w:sz w:val="24"/>
            <w:szCs w:val="24"/>
            <w:highlight w:val="yellow"/>
            <w:rPrChange w:id="333" w:author="Ido Elad" w:date="2026-08-12T15:44:00Z" w16du:dateUtc="2026-08-12T12:44:00Z">
              <w:rPr>
                <w:rFonts w:ascii="David" w:hAnsi="David" w:cs="David"/>
                <w:sz w:val="24"/>
                <w:szCs w:val="24"/>
              </w:rPr>
            </w:rPrChange>
          </w:rPr>
          <w:delText>.14.2.2026</w:delText>
        </w:r>
      </w:del>
      <w:ins w:id="334" w:author="Shay Shushan" w:date="2026-08-12T12:35:00Z" w16du:dateUtc="2026-08-12T09:35:00Z">
        <w:r w:rsidRPr="001D5757">
          <w:rPr>
            <w:rFonts w:ascii="David" w:hAnsi="David" w:cs="David" w:hint="cs"/>
            <w:sz w:val="24"/>
            <w:szCs w:val="24"/>
            <w:highlight w:val="yellow"/>
            <w:rtl/>
            <w:rPrChange w:id="335" w:author="Ido Elad" w:date="2026-08-12T15:44:00Z" w16du:dateUtc="2026-08-12T12:44:00Z">
              <w:rPr>
                <w:rFonts w:ascii="David" w:hAnsi="David" w:cs="David" w:hint="cs"/>
                <w:sz w:val="24"/>
                <w:szCs w:val="24"/>
                <w:rtl/>
              </w:rPr>
            </w:rPrChange>
          </w:rPr>
          <w:t>.</w:t>
        </w:r>
      </w:ins>
    </w:p>
    <w:p w14:paraId="58A41000" w14:textId="2264FDCA" w:rsidR="00AC5A37" w:rsidRPr="00AC5A37" w:rsidDel="0038717D" w:rsidRDefault="00AC5A37" w:rsidP="00AC5A37">
      <w:pPr>
        <w:pStyle w:val="BodyText"/>
        <w:bidi/>
        <w:spacing w:before="162" w:line="326" w:lineRule="auto"/>
        <w:ind w:left="140" w:right="74"/>
        <w:jc w:val="left"/>
        <w:rPr>
          <w:del w:id="336" w:author="Shay Shushan" w:date="2026-08-12T12:35:00Z" w16du:dateUtc="2026-08-12T09:35:00Z"/>
          <w:rFonts w:ascii="David" w:hAnsi="David" w:cs="David"/>
          <w:sz w:val="24"/>
          <w:szCs w:val="24"/>
        </w:rPr>
      </w:pPr>
      <w:del w:id="337" w:author="Shay Shushan" w:date="2026-08-12T12:35:00Z" w16du:dateUtc="2026-08-12T09:35:00Z">
        <w:r w:rsidRPr="00AC5A37" w:rsidDel="0038717D">
          <w:rPr>
            <w:rFonts w:ascii="David" w:hAnsi="David" w:cs="David"/>
            <w:b/>
            <w:bCs/>
            <w:sz w:val="24"/>
            <w:szCs w:val="24"/>
          </w:rPr>
          <w:delText>.5</w:delText>
        </w:r>
        <w:r w:rsidRPr="00AC5A37" w:rsidDel="0038717D">
          <w:rPr>
            <w:rFonts w:ascii="David" w:hAnsi="David" w:cs="David"/>
            <w:spacing w:val="5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המועד הקובע לעניין עצירת מרוץ ההתיישנות הוא מועד הגשת התובענה לבית המשפט</w:delText>
        </w:r>
        <w:r w:rsidRPr="00AC5A37" w:rsidDel="0038717D">
          <w:rPr>
            <w:rFonts w:ascii="David" w:hAnsi="David" w:cs="David"/>
            <w:sz w:val="24"/>
            <w:szCs w:val="24"/>
          </w:rPr>
          <w:delText>,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 xml:space="preserve"> ולא מועד המצאתה</w:delText>
        </w:r>
        <w:r w:rsidRPr="00AC5A37" w:rsidDel="0038717D">
          <w:rPr>
            <w:rFonts w:ascii="David" w:hAnsi="David" w:cs="David"/>
            <w:b/>
            <w:bCs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לנתבע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;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כך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נפסק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ברע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"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א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123-23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אמנון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נ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'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סלמון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,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שם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הובהר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כי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אף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שיקולי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מדיניות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תומכים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במסקנה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זו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,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שכן</w:delText>
        </w:r>
        <w:r w:rsidRPr="00AC5A37" w:rsidDel="0038717D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סילוק תביעה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על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הסף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פוגע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בזכות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הגישה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לערכאות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ובפרט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מקום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שהתביעה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הוגשה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בגדרי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התקופה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שקבע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המחוקק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: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"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מרוץ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ההתיישנות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נפסק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עם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עצם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הגשת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התובענה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בבית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המשפט</w:delText>
        </w:r>
        <w:r w:rsidRPr="00AC5A37" w:rsidDel="0038717D">
          <w:rPr>
            <w:rFonts w:ascii="David" w:hAnsi="David" w:cs="David"/>
            <w:sz w:val="24"/>
            <w:szCs w:val="24"/>
          </w:rPr>
          <w:delText>,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גם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אם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דבר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הגשתה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לא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הובא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לידיעת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הנתבע</w:delText>
        </w:r>
        <w:r w:rsidRPr="00AC5A37" w:rsidDel="0038717D">
          <w:rPr>
            <w:rFonts w:ascii="David" w:hAnsi="David" w:cs="David"/>
            <w:sz w:val="24"/>
            <w:szCs w:val="24"/>
          </w:rPr>
          <w:delText>.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כך</w:delText>
        </w:r>
        <w:r w:rsidRPr="00AC5A37" w:rsidDel="0038717D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 xml:space="preserve">עולה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בבירור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מלשון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החוק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</w:rPr>
          <w:delText>,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וכך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מפרשים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זאת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בתי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המשפט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מימים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ימימה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</w:rPr>
          <w:delText>.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אף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שיקולי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מדיניות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תומכים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בכך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</w:rPr>
          <w:delText>: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סילוק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>תביעה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4"/>
            <w:sz w:val="24"/>
            <w:szCs w:val="24"/>
            <w:rtl/>
          </w:rPr>
          <w:delText xml:space="preserve">על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הסף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הוא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צעד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חריג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הפוגע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בזכות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הגישה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לערכאות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,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במיוחד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כאשר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תביעה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הוגשה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בתוך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תקופת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ההתיישנות</w:delText>
        </w:r>
        <w:r w:rsidRPr="00AC5A37" w:rsidDel="0038717D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החוקית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"</w:delText>
        </w:r>
      </w:del>
    </w:p>
    <w:p w14:paraId="2906A27F" w14:textId="2401C301" w:rsidR="00AC5A37" w:rsidRPr="00AC5A37" w:rsidDel="0038717D" w:rsidRDefault="00AC5A37" w:rsidP="00AC5A37">
      <w:pPr>
        <w:pStyle w:val="BodyText"/>
        <w:bidi/>
        <w:spacing w:before="168" w:line="331" w:lineRule="auto"/>
        <w:ind w:left="140" w:right="128" w:hanging="1"/>
        <w:jc w:val="left"/>
        <w:rPr>
          <w:del w:id="338" w:author="Shay Shushan" w:date="2026-08-12T12:35:00Z" w16du:dateUtc="2026-08-12T09:35:00Z"/>
          <w:rFonts w:ascii="David" w:hAnsi="David" w:cs="David"/>
          <w:sz w:val="24"/>
          <w:szCs w:val="24"/>
        </w:rPr>
      </w:pPr>
      <w:del w:id="339" w:author="Shay Shushan" w:date="2026-08-12T12:35:00Z" w16du:dateUtc="2026-08-12T09:35:00Z">
        <w:r w:rsidRPr="00AC5A37" w:rsidDel="0038717D">
          <w:rPr>
            <w:rFonts w:ascii="David" w:hAnsi="David" w:cs="David"/>
            <w:b/>
            <w:bCs/>
            <w:sz w:val="24"/>
            <w:szCs w:val="24"/>
          </w:rPr>
          <w:delText>.6</w:delText>
        </w:r>
        <w:r w:rsidRPr="00AC5A37" w:rsidDel="0038717D">
          <w:rPr>
            <w:rFonts w:ascii="David" w:hAnsi="David" w:cs="David"/>
            <w:spacing w:val="57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יישום ההלכה בענייננו פשוט</w:delText>
        </w:r>
        <w:r w:rsidRPr="00AC5A37" w:rsidDel="0038717D">
          <w:rPr>
            <w:rFonts w:ascii="David" w:hAnsi="David" w:cs="David"/>
            <w:sz w:val="24"/>
            <w:szCs w:val="24"/>
          </w:rPr>
          <w:delText>: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 xml:space="preserve"> התביעה הוגשה ביום </w:delText>
        </w:r>
        <w:r w:rsidRPr="00AC5A37" w:rsidDel="0038717D">
          <w:rPr>
            <w:rFonts w:ascii="David" w:hAnsi="David" w:cs="David"/>
            <w:sz w:val="24"/>
            <w:szCs w:val="24"/>
          </w:rPr>
          <w:delText>,11.2.2026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 xml:space="preserve"> שלושה ימים בטרם חלוף שבע השנים</w:delText>
        </w:r>
        <w:r w:rsidRPr="00AC5A37" w:rsidDel="0038717D">
          <w:rPr>
            <w:rFonts w:ascii="David" w:hAnsi="David" w:cs="David"/>
            <w:sz w:val="24"/>
            <w:szCs w:val="24"/>
          </w:rPr>
          <w:delText>,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 xml:space="preserve"> ובכך</w:delText>
        </w:r>
        <w:r w:rsidRPr="00AC5A37" w:rsidDel="0038717D">
          <w:rPr>
            <w:rFonts w:ascii="David" w:hAnsi="David" w:cs="David"/>
            <w:b/>
            <w:bCs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נפסק</w:delText>
        </w:r>
        <w:r w:rsidRPr="00AC5A37" w:rsidDel="0038717D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מרוץ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ההתיישנות</w:delText>
        </w:r>
        <w:r w:rsidRPr="00AC5A37" w:rsidDel="0038717D">
          <w:rPr>
            <w:rFonts w:ascii="David" w:hAnsi="David" w:cs="David"/>
            <w:sz w:val="24"/>
            <w:szCs w:val="24"/>
          </w:rPr>
          <w:delText>.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העובדה</w:delText>
        </w:r>
        <w:r w:rsidRPr="00AC5A37" w:rsidDel="0038717D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שההמצאה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בפועל</w:delText>
        </w:r>
        <w:r w:rsidRPr="00AC5A37" w:rsidDel="0038717D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נעשתה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ביום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</w:rPr>
          <w:delText>18.2.2026</w:delText>
        </w:r>
        <w:r w:rsidRPr="00AC5A37" w:rsidDel="0038717D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היא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עניין</w:delText>
        </w:r>
        <w:r w:rsidRPr="00AC5A37" w:rsidDel="0038717D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של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סדרי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דין</w:delText>
        </w:r>
        <w:r w:rsidRPr="00AC5A37" w:rsidDel="0038717D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ואין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בה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כדי להחיות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תקופת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התיישנות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שנעצרה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כדין</w:delText>
        </w:r>
        <w:r w:rsidRPr="00AC5A37" w:rsidDel="0038717D">
          <w:rPr>
            <w:rFonts w:ascii="David" w:hAnsi="David" w:cs="David"/>
            <w:sz w:val="24"/>
            <w:szCs w:val="24"/>
          </w:rPr>
          <w:delText>.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משכך</w:delText>
        </w:r>
        <w:r w:rsidRPr="00AC5A37" w:rsidDel="0038717D">
          <w:rPr>
            <w:rFonts w:ascii="David" w:hAnsi="David" w:cs="David"/>
            <w:sz w:val="24"/>
            <w:szCs w:val="24"/>
          </w:rPr>
          <w:delText>,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ראש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הטענה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הראשון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בבקשה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נשלל</w:delText>
        </w:r>
        <w:r w:rsidRPr="00AC5A37" w:rsidDel="0038717D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מיסודו</w:delText>
        </w:r>
        <w:r w:rsidRPr="00AC5A37" w:rsidDel="0038717D">
          <w:rPr>
            <w:rFonts w:ascii="David" w:hAnsi="David" w:cs="David"/>
            <w:sz w:val="24"/>
            <w:szCs w:val="24"/>
          </w:rPr>
          <w:delText>.</w:delText>
        </w:r>
      </w:del>
    </w:p>
    <w:p w14:paraId="7E94BB73" w14:textId="77777777" w:rsidR="00AC5A37" w:rsidRPr="00AC5A37" w:rsidRDefault="00AC5A37" w:rsidP="00AC5A37">
      <w:pPr>
        <w:pStyle w:val="BodyText"/>
        <w:spacing w:line="331" w:lineRule="auto"/>
        <w:jc w:val="left"/>
        <w:rPr>
          <w:rFonts w:ascii="David" w:hAnsi="David" w:cs="David"/>
          <w:sz w:val="24"/>
          <w:szCs w:val="24"/>
        </w:rPr>
        <w:sectPr w:rsidR="00AC5A37" w:rsidRPr="00AC5A37" w:rsidSect="00AC5A37">
          <w:pgSz w:w="11900" w:h="16840"/>
          <w:pgMar w:top="1080" w:right="992" w:bottom="280" w:left="992" w:header="720" w:footer="720" w:gutter="0"/>
          <w:cols w:space="720"/>
        </w:sectPr>
      </w:pPr>
    </w:p>
    <w:p w14:paraId="2AE81866" w14:textId="77777777" w:rsidR="00AC5A37" w:rsidRPr="00AC5A37" w:rsidRDefault="00AC5A37" w:rsidP="00AC5A37">
      <w:pPr>
        <w:pStyle w:val="Heading2"/>
        <w:bidi/>
        <w:spacing w:before="75"/>
        <w:ind w:left="140" w:right="74"/>
        <w:rPr>
          <w:rFonts w:ascii="David" w:hAnsi="David" w:cs="David"/>
          <w:color w:val="auto"/>
          <w:sz w:val="24"/>
          <w:szCs w:val="24"/>
        </w:rPr>
      </w:pPr>
      <w:r w:rsidRPr="00AC5A37">
        <w:rPr>
          <w:rFonts w:ascii="David" w:hAnsi="David" w:cs="David"/>
          <w:color w:val="auto"/>
          <w:spacing w:val="-5"/>
          <w:sz w:val="24"/>
          <w:szCs w:val="24"/>
          <w:rtl/>
        </w:rPr>
        <w:lastRenderedPageBreak/>
        <w:t>אין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בהשתהות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התובע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שיהוי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המצדיק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סילוק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על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הסף</w:t>
      </w:r>
    </w:p>
    <w:p w14:paraId="24FCD101" w14:textId="7662803F" w:rsidR="00AC5A37" w:rsidRDefault="00AC5A37" w:rsidP="00AC5A37">
      <w:pPr>
        <w:pStyle w:val="BodyText"/>
        <w:bidi/>
        <w:spacing w:before="227" w:line="331" w:lineRule="auto"/>
        <w:ind w:left="140" w:right="74"/>
        <w:jc w:val="left"/>
        <w:rPr>
          <w:ins w:id="340" w:author="Shay Shushan" w:date="2026-08-12T12:41:00Z" w16du:dateUtc="2026-08-12T09:41:00Z"/>
          <w:rFonts w:ascii="David" w:hAnsi="David" w:cs="David"/>
          <w:sz w:val="24"/>
          <w:szCs w:val="24"/>
          <w:rtl/>
        </w:rPr>
      </w:pPr>
      <w:r w:rsidRPr="00AC5A37">
        <w:rPr>
          <w:rFonts w:ascii="David" w:hAnsi="David" w:cs="David"/>
          <w:b/>
          <w:bCs/>
          <w:spacing w:val="-2"/>
          <w:sz w:val="24"/>
          <w:szCs w:val="24"/>
        </w:rPr>
        <w:t>.7</w:t>
      </w:r>
      <w:r w:rsidRPr="00AC5A37">
        <w:rPr>
          <w:rFonts w:ascii="David" w:hAnsi="David" w:cs="David"/>
          <w:spacing w:val="54"/>
          <w:sz w:val="24"/>
          <w:szCs w:val="24"/>
          <w:rtl/>
        </w:rPr>
        <w:t xml:space="preserve"> </w:t>
      </w:r>
      <w:moveFromRangeStart w:id="341" w:author="Shay Shushan" w:date="2026-08-12T12:54:00Z" w:name="move237431688"/>
      <w:moveFrom w:id="342" w:author="Shay Shushan" w:date="2026-08-12T12:54:00Z" w16du:dateUtc="2026-08-12T09:54:00Z"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הטענה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כי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מדובר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בשיהוי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אינה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מתיישבת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עם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העובדה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שהתביעה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הוגשה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בתוך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תקופת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ההתיישנות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החוקית</w:t>
        </w:r>
        <w:r w:rsidRPr="00AC5A37" w:rsidDel="00D85906">
          <w:rPr>
            <w:rFonts w:ascii="David" w:hAnsi="David" w:cs="David"/>
            <w:spacing w:val="-2"/>
            <w:sz w:val="24"/>
            <w:szCs w:val="24"/>
          </w:rPr>
          <w:t>.</w: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t>סילוק</w:t>
        </w:r>
        <w:r w:rsidRPr="00AC5A37" w:rsidDel="00D85906">
          <w:rPr>
            <w:rFonts w:ascii="David" w:hAnsi="David" w:cs="David"/>
            <w:b/>
            <w:bCs/>
            <w:spacing w:val="-2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>על הסף מחמת שיהוי בתוך התקופה הוא צעד חריג שבחריג</w:t>
        </w:r>
        <w:r w:rsidRPr="00AC5A37" w:rsidDel="00D85906">
          <w:rPr>
            <w:rFonts w:ascii="David" w:hAnsi="David" w:cs="David"/>
            <w:sz w:val="24"/>
            <w:szCs w:val="24"/>
          </w:rPr>
          <w:t>,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 xml:space="preserve"> כפי שהודגש ברע</w:t>
        </w:r>
        <w:r w:rsidRPr="00AC5A37" w:rsidDel="00D85906">
          <w:rPr>
            <w:rFonts w:ascii="David" w:hAnsi="David" w:cs="David"/>
            <w:sz w:val="24"/>
            <w:szCs w:val="24"/>
          </w:rPr>
          <w:t>"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 xml:space="preserve">א </w:t>
        </w:r>
        <w:r w:rsidRPr="00AC5A37" w:rsidDel="00D85906">
          <w:rPr>
            <w:rFonts w:ascii="David" w:hAnsi="David" w:cs="David"/>
            <w:sz w:val="24"/>
            <w:szCs w:val="24"/>
          </w:rPr>
          <w:t>123-23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 xml:space="preserve"> אמנון נ</w:t>
        </w:r>
        <w:r w:rsidRPr="00AC5A37" w:rsidDel="00D85906">
          <w:rPr>
            <w:rFonts w:ascii="David" w:hAnsi="David" w:cs="David"/>
            <w:sz w:val="24"/>
            <w:szCs w:val="24"/>
          </w:rPr>
          <w:t>'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 xml:space="preserve"> סלמון</w:t>
        </w:r>
        <w:r w:rsidRPr="00AC5A37" w:rsidDel="00D85906">
          <w:rPr>
            <w:rFonts w:ascii="David" w:hAnsi="David" w:cs="David"/>
            <w:sz w:val="24"/>
            <w:szCs w:val="24"/>
          </w:rPr>
          <w:t>,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 xml:space="preserve"> ונטל ההוכחה</w:t>
        </w:r>
        <w:r w:rsidRPr="00AC5A37" w:rsidDel="00D85906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>בו</w:t>
        </w:r>
        <w:r w:rsidRPr="00AC5A37" w:rsidDel="00D85906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>רובץ</w:t>
        </w:r>
        <w:r w:rsidRPr="00AC5A37" w:rsidDel="00D85906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>במלואו</w:t>
        </w:r>
        <w:r w:rsidRPr="00AC5A37" w:rsidDel="00D85906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>על</w:t>
        </w:r>
        <w:r w:rsidRPr="00AC5A37" w:rsidDel="00D85906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>כתפי</w:t>
        </w:r>
        <w:r w:rsidRPr="00AC5A37" w:rsidDel="00D85906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 w:rsidDel="00D85906">
          <w:rPr>
            <w:rFonts w:ascii="David" w:hAnsi="David" w:cs="David"/>
            <w:sz w:val="24"/>
            <w:szCs w:val="24"/>
            <w:rtl/>
          </w:rPr>
          <w:t>הנתבע</w:t>
        </w:r>
        <w:r w:rsidRPr="00AC5A37" w:rsidDel="00D85906">
          <w:rPr>
            <w:rFonts w:ascii="David" w:hAnsi="David" w:cs="David"/>
            <w:sz w:val="24"/>
            <w:szCs w:val="24"/>
          </w:rPr>
          <w:t>.</w:t>
        </w:r>
      </w:moveFrom>
      <w:moveFromRangeEnd w:id="341"/>
    </w:p>
    <w:p w14:paraId="6308BF05" w14:textId="759BF138" w:rsidR="0038717D" w:rsidRPr="00AC5A37" w:rsidRDefault="0038717D" w:rsidP="0038717D">
      <w:pPr>
        <w:pStyle w:val="BodyText"/>
        <w:bidi/>
        <w:spacing w:before="227" w:line="331" w:lineRule="auto"/>
        <w:ind w:left="140" w:right="74"/>
        <w:jc w:val="left"/>
        <w:rPr>
          <w:rFonts w:ascii="David" w:hAnsi="David" w:cs="David"/>
          <w:sz w:val="24"/>
          <w:szCs w:val="24"/>
        </w:rPr>
      </w:pPr>
      <w:moveToRangeStart w:id="343" w:author="Shay Shushan" w:date="2026-08-12T12:41:00Z" w:name="move237430891"/>
      <w:moveTo w:id="344" w:author="Shay Shushan" w:date="2026-08-12T12:41:00Z" w16du:dateUtc="2026-08-12T09:41:00Z">
        <w:del w:id="345" w:author="Shay Shushan" w:date="2026-08-12T12:41:00Z" w16du:dateUtc="2026-08-12T09:41:00Z">
          <w:r w:rsidRPr="00AC5A37" w:rsidDel="0038717D">
            <w:rPr>
              <w:rFonts w:ascii="David" w:hAnsi="David" w:cs="David"/>
              <w:sz w:val="24"/>
              <w:szCs w:val="24"/>
              <w:rtl/>
            </w:rPr>
            <w:delText>זאת</w:delText>
          </w:r>
          <w:r w:rsidRPr="00AC5A37" w:rsidDel="0038717D">
            <w:rPr>
              <w:rFonts w:ascii="David" w:hAnsi="David" w:cs="David"/>
              <w:spacing w:val="-12"/>
              <w:sz w:val="24"/>
              <w:szCs w:val="24"/>
              <w:rtl/>
            </w:rPr>
            <w:delText xml:space="preserve"> </w:delText>
          </w:r>
          <w:r w:rsidRPr="00AC5A37" w:rsidDel="0038717D">
            <w:rPr>
              <w:rFonts w:ascii="David" w:hAnsi="David" w:cs="David"/>
              <w:sz w:val="24"/>
              <w:szCs w:val="24"/>
              <w:rtl/>
            </w:rPr>
            <w:delText>ועוד</w:delText>
          </w:r>
        </w:del>
      </w:moveTo>
      <w:ins w:id="346" w:author="Shay Shushan" w:date="2026-08-12T12:41:00Z" w16du:dateUtc="2026-08-12T09:41:00Z">
        <w:r>
          <w:rPr>
            <w:rFonts w:ascii="David" w:hAnsi="David" w:cs="David" w:hint="cs"/>
            <w:sz w:val="24"/>
            <w:szCs w:val="24"/>
            <w:rtl/>
          </w:rPr>
          <w:t>ראשית</w:t>
        </w:r>
      </w:ins>
      <w:moveTo w:id="347" w:author="Shay Shushan" w:date="2026-08-12T12:41:00Z" w16du:dateUtc="2026-08-12T09:41:00Z">
        <w:r w:rsidRPr="00AC5A37">
          <w:rPr>
            <w:rFonts w:ascii="David" w:hAnsi="David" w:cs="David"/>
            <w:sz w:val="24"/>
            <w:szCs w:val="24"/>
          </w:rPr>
          <w:t>,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התובע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לא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שקט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על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שמריו</w:t>
        </w:r>
        <w:r w:rsidRPr="00AC5A37">
          <w:rPr>
            <w:rFonts w:ascii="David" w:hAnsi="David" w:cs="David"/>
            <w:sz w:val="24"/>
            <w:szCs w:val="24"/>
          </w:rPr>
          <w:t>: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בנובמבר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</w:rPr>
          <w:t>2024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שיגר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לנתבע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מכתב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דרישה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מפורש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לפיצוי</w:t>
        </w:r>
        <w:r w:rsidRPr="00AC5A37">
          <w:rPr>
            <w:rFonts w:ascii="David" w:hAnsi="David" w:cs="David"/>
            <w:sz w:val="24"/>
            <w:szCs w:val="24"/>
          </w:rPr>
          <w:t>,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ובמרץ</w:t>
        </w:r>
        <w:r w:rsidRPr="00AC5A37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</w:rPr>
          <w:t>2025</w:t>
        </w:r>
        <w:r w:rsidRPr="00AC5A37">
          <w:rPr>
            <w:rFonts w:ascii="David" w:hAnsi="David" w:cs="David"/>
            <w:b/>
            <w:bCs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הגיש תלונה במשטרה בגין הפקרה</w:t>
        </w:r>
        <w:del w:id="348" w:author="Shay Shushan" w:date="2026-08-12T13:07:00Z" w16du:dateUtc="2026-08-12T10:07:00Z">
          <w:r w:rsidRPr="00AC5A37" w:rsidDel="00BC1351">
            <w:rPr>
              <w:rFonts w:ascii="David" w:hAnsi="David" w:cs="David"/>
              <w:sz w:val="24"/>
              <w:szCs w:val="24"/>
            </w:rPr>
            <w:delText>,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 xml:space="preserve"> ובעצת בא כוחו המתין להחלטת התביעה המשטרתית</w:delText>
          </w:r>
          <w:r w:rsidRPr="00AC5A37" w:rsidDel="00BC1351">
            <w:rPr>
              <w:rFonts w:ascii="David" w:hAnsi="David" w:cs="David"/>
              <w:sz w:val="24"/>
              <w:szCs w:val="24"/>
            </w:rPr>
            <w:delText>.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 xml:space="preserve"> משבוששה ההחלטה לבוא</w:delText>
          </w:r>
          <w:r w:rsidRPr="00AC5A37" w:rsidDel="00BC1351">
            <w:rPr>
              <w:rFonts w:ascii="David" w:hAnsi="David" w:cs="David"/>
              <w:sz w:val="24"/>
              <w:szCs w:val="24"/>
            </w:rPr>
            <w:delText>,</w:delText>
          </w:r>
          <w:r w:rsidRPr="00AC5A37" w:rsidDel="00BC1351">
            <w:rPr>
              <w:rFonts w:ascii="David" w:hAnsi="David" w:cs="David"/>
              <w:spacing w:val="-2"/>
              <w:sz w:val="24"/>
              <w:szCs w:val="24"/>
              <w:rtl/>
            </w:rPr>
            <w:delText xml:space="preserve"> 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>הוגשה</w:delText>
          </w:r>
          <w:r w:rsidRPr="00AC5A37" w:rsidDel="00BC1351">
            <w:rPr>
              <w:rFonts w:ascii="David" w:hAnsi="David" w:cs="David"/>
              <w:spacing w:val="-2"/>
              <w:sz w:val="24"/>
              <w:szCs w:val="24"/>
              <w:rtl/>
            </w:rPr>
            <w:delText xml:space="preserve"> 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>התביעה</w:delText>
          </w:r>
          <w:r w:rsidRPr="00AC5A37" w:rsidDel="00BC1351">
            <w:rPr>
              <w:rFonts w:ascii="David" w:hAnsi="David" w:cs="David"/>
              <w:sz w:val="24"/>
              <w:szCs w:val="24"/>
            </w:rPr>
            <w:delText>.</w:delText>
          </w:r>
          <w:r w:rsidRPr="00AC5A37" w:rsidDel="00BC1351">
            <w:rPr>
              <w:rFonts w:ascii="David" w:hAnsi="David" w:cs="David"/>
              <w:spacing w:val="-2"/>
              <w:sz w:val="24"/>
              <w:szCs w:val="24"/>
              <w:rtl/>
            </w:rPr>
            <w:delText xml:space="preserve"> 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>התנהלות</w:delText>
          </w:r>
          <w:r w:rsidRPr="00AC5A37" w:rsidDel="00BC1351">
            <w:rPr>
              <w:rFonts w:ascii="David" w:hAnsi="David" w:cs="David"/>
              <w:spacing w:val="-2"/>
              <w:sz w:val="24"/>
              <w:szCs w:val="24"/>
              <w:rtl/>
            </w:rPr>
            <w:delText xml:space="preserve"> 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>זו</w:delText>
          </w:r>
          <w:r w:rsidRPr="00AC5A37" w:rsidDel="00BC1351">
            <w:rPr>
              <w:rFonts w:ascii="David" w:hAnsi="David" w:cs="David"/>
              <w:spacing w:val="-2"/>
              <w:sz w:val="24"/>
              <w:szCs w:val="24"/>
              <w:rtl/>
            </w:rPr>
            <w:delText xml:space="preserve"> 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>היא</w:delText>
          </w:r>
          <w:r w:rsidRPr="00AC5A37" w:rsidDel="00BC1351">
            <w:rPr>
              <w:rFonts w:ascii="David" w:hAnsi="David" w:cs="David"/>
              <w:spacing w:val="-2"/>
              <w:sz w:val="24"/>
              <w:szCs w:val="24"/>
              <w:rtl/>
            </w:rPr>
            <w:delText xml:space="preserve"> 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>היפוכה</w:delText>
          </w:r>
          <w:r w:rsidRPr="00AC5A37" w:rsidDel="00BC1351">
            <w:rPr>
              <w:rFonts w:ascii="David" w:hAnsi="David" w:cs="David"/>
              <w:spacing w:val="-2"/>
              <w:sz w:val="24"/>
              <w:szCs w:val="24"/>
              <w:rtl/>
            </w:rPr>
            <w:delText xml:space="preserve"> 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>של</w:delText>
          </w:r>
          <w:r w:rsidRPr="00AC5A37" w:rsidDel="00BC1351">
            <w:rPr>
              <w:rFonts w:ascii="David" w:hAnsi="David" w:cs="David"/>
              <w:spacing w:val="-2"/>
              <w:sz w:val="24"/>
              <w:szCs w:val="24"/>
              <w:rtl/>
            </w:rPr>
            <w:delText xml:space="preserve"> 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>זניחת</w:delText>
          </w:r>
          <w:r w:rsidRPr="00AC5A37" w:rsidDel="00BC1351">
            <w:rPr>
              <w:rFonts w:ascii="David" w:hAnsi="David" w:cs="David"/>
              <w:spacing w:val="-2"/>
              <w:sz w:val="24"/>
              <w:szCs w:val="24"/>
              <w:rtl/>
            </w:rPr>
            <w:delText xml:space="preserve"> </w:delText>
          </w:r>
          <w:r w:rsidRPr="00AC5A37" w:rsidDel="00BC1351">
            <w:rPr>
              <w:rFonts w:ascii="David" w:hAnsi="David" w:cs="David"/>
              <w:sz w:val="24"/>
              <w:szCs w:val="24"/>
              <w:rtl/>
            </w:rPr>
            <w:delText>זכות</w:delText>
          </w:r>
          <w:r w:rsidRPr="00AC5A37" w:rsidDel="00BC1351">
            <w:rPr>
              <w:rFonts w:ascii="David" w:hAnsi="David" w:cs="David"/>
              <w:sz w:val="24"/>
              <w:szCs w:val="24"/>
            </w:rPr>
            <w:delText>.</w:delText>
          </w:r>
        </w:del>
      </w:moveTo>
      <w:moveToRangeEnd w:id="343"/>
      <w:ins w:id="349" w:author="Shay Shushan" w:date="2026-08-12T13:07:00Z" w16du:dateUtc="2026-08-12T10:07:00Z">
        <w:r w:rsidR="00BC1351">
          <w:rPr>
            <w:rFonts w:ascii="David" w:hAnsi="David" w:cs="David" w:hint="cs"/>
            <w:sz w:val="24"/>
            <w:szCs w:val="24"/>
            <w:rtl/>
          </w:rPr>
          <w:t>.</w:t>
        </w:r>
      </w:ins>
    </w:p>
    <w:p w14:paraId="11EAE5F0" w14:textId="7A4957D1" w:rsidR="00AC5A37" w:rsidRPr="00AC5A37" w:rsidRDefault="00AC5A37" w:rsidP="00AC5A37">
      <w:pPr>
        <w:pStyle w:val="BodyText"/>
        <w:bidi/>
        <w:spacing w:before="164" w:line="326" w:lineRule="auto"/>
        <w:ind w:left="140" w:right="74"/>
        <w:jc w:val="left"/>
        <w:rPr>
          <w:rFonts w:ascii="David" w:hAnsi="David" w:cs="David"/>
          <w:sz w:val="24"/>
          <w:szCs w:val="24"/>
        </w:rPr>
      </w:pPr>
      <w:r w:rsidRPr="00AC5A37">
        <w:rPr>
          <w:rFonts w:ascii="David" w:hAnsi="David" w:cs="David"/>
          <w:b/>
          <w:bCs/>
          <w:sz w:val="24"/>
          <w:szCs w:val="24"/>
        </w:rPr>
        <w:t>.8</w:t>
      </w:r>
      <w:del w:id="350" w:author="Shay Shushan" w:date="2026-08-12T12:36:00Z" w16du:dateUtc="2026-08-12T09:36:00Z">
        <w:r w:rsidRPr="00AC5A37" w:rsidDel="0038717D">
          <w:rPr>
            <w:rFonts w:ascii="David" w:hAnsi="David" w:cs="David"/>
            <w:spacing w:val="65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טעם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ההשתהות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בענייננו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נעוץ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בטראומה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שחווה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התובע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באירוע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פגע</w:delText>
        </w:r>
        <w:r w:rsidRPr="00AC5A37" w:rsidDel="0038717D">
          <w:rPr>
            <w:rFonts w:ascii="David" w:hAnsi="David" w:cs="David"/>
            <w:sz w:val="24"/>
            <w:szCs w:val="24"/>
          </w:rPr>
          <w:delText>-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וברח</w:delText>
        </w:r>
        <w:r w:rsidRPr="00AC5A37" w:rsidDel="0038717D">
          <w:rPr>
            <w:rFonts w:ascii="David" w:hAnsi="David" w:cs="David"/>
            <w:sz w:val="24"/>
            <w:szCs w:val="24"/>
          </w:rPr>
          <w:delText>,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ובהתקפי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חרדה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שליוו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אותו</w:delText>
        </w:r>
        <w:r w:rsidRPr="00AC5A37" w:rsidDel="0038717D">
          <w:rPr>
            <w:rFonts w:ascii="David" w:hAnsi="David" w:cs="David"/>
            <w:spacing w:val="8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בעת</w:delText>
        </w:r>
        <w:r w:rsidRPr="00AC5A37" w:rsidDel="0038717D">
          <w:rPr>
            <w:rFonts w:ascii="David" w:hAnsi="David" w:cs="David"/>
            <w:b/>
            <w:bCs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חציית</w:delText>
        </w:r>
        <w:r w:rsidRPr="00AC5A37" w:rsidDel="0038717D">
          <w:rPr>
            <w:rFonts w:ascii="David" w:hAnsi="David" w:cs="David"/>
            <w:spacing w:val="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כבישים</w:delText>
        </w:r>
      </w:del>
      <w:r w:rsidRPr="00AC5A37">
        <w:rPr>
          <w:rFonts w:ascii="David" w:hAnsi="David" w:cs="David"/>
          <w:sz w:val="24"/>
          <w:szCs w:val="24"/>
        </w:rPr>
        <w:t>.</w:t>
      </w:r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ins w:id="351" w:author="Shay Shushan" w:date="2026-08-12T12:41:00Z" w16du:dateUtc="2026-08-12T09:41:00Z">
        <w:r w:rsidR="0038717D">
          <w:rPr>
            <w:rFonts w:ascii="David" w:hAnsi="David" w:cs="David" w:hint="cs"/>
            <w:spacing w:val="9"/>
            <w:sz w:val="24"/>
            <w:szCs w:val="24"/>
            <w:rtl/>
          </w:rPr>
          <w:t>ואם לא די בכך, הרי שב</w:t>
        </w:r>
      </w:ins>
      <w:del w:id="352" w:author="Shay Shushan" w:date="2026-08-12T13:07:00Z" w16du:dateUtc="2026-08-12T10:07:00Z">
        <w:r w:rsidRPr="00AC5A37" w:rsidDel="00BC1351">
          <w:rPr>
            <w:rFonts w:ascii="David" w:hAnsi="David" w:cs="David"/>
            <w:sz w:val="24"/>
            <w:szCs w:val="24"/>
            <w:rtl/>
          </w:rPr>
          <w:delText>ב</w:delText>
        </w:r>
      </w:del>
      <w:r w:rsidRPr="00AC5A37">
        <w:rPr>
          <w:rFonts w:ascii="David" w:hAnsi="David" w:cs="David"/>
          <w:sz w:val="24"/>
          <w:szCs w:val="24"/>
          <w:rtl/>
        </w:rPr>
        <w:t>ע</w:t>
      </w:r>
      <w:r w:rsidRPr="00AC5A37">
        <w:rPr>
          <w:rFonts w:ascii="David" w:hAnsi="David" w:cs="David"/>
          <w:sz w:val="24"/>
          <w:szCs w:val="24"/>
        </w:rPr>
        <w:t>"</w:t>
      </w:r>
      <w:r w:rsidRPr="00AC5A37">
        <w:rPr>
          <w:rFonts w:ascii="David" w:hAnsi="David" w:cs="David"/>
          <w:sz w:val="24"/>
          <w:szCs w:val="24"/>
          <w:rtl/>
        </w:rPr>
        <w:t>א</w:t>
      </w:r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</w:rPr>
        <w:t>8877/16</w:t>
      </w:r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פלונית</w:t>
      </w:r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נ</w:t>
      </w:r>
      <w:r w:rsidRPr="00AC5A37">
        <w:rPr>
          <w:rFonts w:ascii="David" w:hAnsi="David" w:cs="David"/>
          <w:sz w:val="24"/>
          <w:szCs w:val="24"/>
        </w:rPr>
        <w:t>'</w:t>
      </w:r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רשות</w:t>
      </w:r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הנמלים</w:t>
      </w:r>
      <w:ins w:id="353" w:author="Shay Shushan" w:date="2026-08-12T12:36:00Z" w16du:dateUtc="2026-08-12T09:36:00Z">
        <w:r w:rsidR="0038717D">
          <w:rPr>
            <w:rFonts w:ascii="David" w:hAnsi="David" w:cs="David" w:hint="cs"/>
            <w:sz w:val="24"/>
            <w:szCs w:val="24"/>
            <w:rtl/>
          </w:rPr>
          <w:t xml:space="preserve"> (להלן: "</w:t>
        </w:r>
        <w:r w:rsidR="0038717D">
          <w:rPr>
            <w:rFonts w:ascii="David" w:hAnsi="David" w:cs="David" w:hint="cs"/>
            <w:b/>
            <w:bCs/>
            <w:sz w:val="24"/>
            <w:szCs w:val="24"/>
            <w:rtl/>
          </w:rPr>
          <w:t>עניין פלונית</w:t>
        </w:r>
        <w:r w:rsidR="0038717D">
          <w:rPr>
            <w:rFonts w:ascii="David" w:hAnsi="David" w:cs="David" w:hint="cs"/>
            <w:sz w:val="24"/>
            <w:szCs w:val="24"/>
            <w:rtl/>
          </w:rPr>
          <w:t>")</w:t>
        </w:r>
      </w:ins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נקבע</w:t>
      </w:r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כי</w:t>
      </w:r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ins w:id="354" w:author="Shay Shushan" w:date="2026-08-12T12:37:00Z" w16du:dateUtc="2026-08-12T09:37:00Z">
        <w:r w:rsidR="0038717D">
          <w:rPr>
            <w:rFonts w:ascii="David" w:hAnsi="David" w:cs="David" w:hint="cs"/>
            <w:spacing w:val="9"/>
            <w:sz w:val="24"/>
            <w:szCs w:val="24"/>
            <w:rtl/>
          </w:rPr>
          <w:t xml:space="preserve">לעיתים נדרש לנפגע עבירה </w:t>
        </w:r>
      </w:ins>
      <w:r w:rsidRPr="00AC5A37">
        <w:rPr>
          <w:rFonts w:ascii="David" w:hAnsi="David" w:cs="David"/>
          <w:sz w:val="24"/>
          <w:szCs w:val="24"/>
          <w:rtl/>
        </w:rPr>
        <w:t>פרק</w:t>
      </w:r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זמן</w:t>
      </w:r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ממושך</w:t>
      </w:r>
      <w:del w:id="355" w:author="Shay Shushan" w:date="2026-08-12T12:37:00Z" w16du:dateUtc="2026-08-12T09:37:00Z">
        <w:r w:rsidRPr="00AC5A37" w:rsidDel="0038717D">
          <w:rPr>
            <w:rFonts w:ascii="David" w:hAnsi="David" w:cs="David"/>
            <w:spacing w:val="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הנדרש</w:delText>
        </w:r>
        <w:r w:rsidRPr="00AC5A37" w:rsidDel="0038717D">
          <w:rPr>
            <w:rFonts w:ascii="David" w:hAnsi="David" w:cs="David"/>
            <w:spacing w:val="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לנפגע</w:delText>
        </w:r>
        <w:r w:rsidRPr="00AC5A37" w:rsidDel="0038717D">
          <w:rPr>
            <w:rFonts w:ascii="David" w:hAnsi="David" w:cs="David"/>
            <w:spacing w:val="9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עבירה</w:delText>
        </w:r>
      </w:del>
      <w:r w:rsidRPr="00AC5A37">
        <w:rPr>
          <w:rFonts w:ascii="David" w:hAnsi="David" w:cs="David"/>
          <w:spacing w:val="9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 xml:space="preserve">לעיבוד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הטראומה</w:t>
      </w:r>
      <w:r w:rsidRPr="00AC5A37">
        <w:rPr>
          <w:rFonts w:ascii="David" w:hAnsi="David" w:cs="David"/>
          <w:spacing w:val="-1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ולהתמודדות</w:t>
      </w:r>
      <w:r w:rsidRPr="00AC5A37">
        <w:rPr>
          <w:rFonts w:ascii="David" w:hAnsi="David" w:cs="David"/>
          <w:spacing w:val="-1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עם</w:t>
      </w:r>
      <w:r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השלכותיה</w:t>
      </w:r>
      <w:r w:rsidRPr="00AC5A37">
        <w:rPr>
          <w:rFonts w:ascii="David" w:hAnsi="David" w:cs="David"/>
          <w:spacing w:val="-1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המשפטיות</w:t>
      </w:r>
      <w:ins w:id="356" w:author="Shay Shushan" w:date="2026-08-12T12:37:00Z" w16du:dateUtc="2026-08-12T09:37:00Z">
        <w:r w:rsidR="0038717D">
          <w:rPr>
            <w:rFonts w:ascii="David" w:hAnsi="David" w:cs="David" w:hint="cs"/>
            <w:spacing w:val="-2"/>
            <w:sz w:val="24"/>
            <w:szCs w:val="24"/>
            <w:rtl/>
          </w:rPr>
          <w:t xml:space="preserve">, ועל כן </w:t>
        </w:r>
      </w:ins>
      <w:ins w:id="357" w:author="Shay Shushan" w:date="2026-08-12T12:38:00Z" w16du:dateUtc="2026-08-12T09:38:00Z">
        <w:r w:rsidR="0038717D">
          <w:rPr>
            <w:rFonts w:ascii="David" w:hAnsi="David" w:cs="David" w:hint="cs"/>
            <w:spacing w:val="-2"/>
            <w:sz w:val="24"/>
            <w:szCs w:val="24"/>
            <w:rtl/>
          </w:rPr>
          <w:t>השתהות של נפגע עבירה בהגשת תובענה אינה מלמדת כי זנח את טענותיו וויתר על זכות התביעה שלו</w:t>
        </w:r>
      </w:ins>
      <w:del w:id="358" w:author="Shay Shushan" w:date="2026-08-12T12:38:00Z" w16du:dateUtc="2026-08-12T09:38:00Z"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והבירוקרטיות</w:delTex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אינו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מלמד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על</w:delTex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ויתור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על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זכות</w:delTex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התביעה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</w:rPr>
          <w:delText>,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ואין</w:delTex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לראות בנפגע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כמי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שישן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על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זכויותיו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או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כמי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שיצר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אצל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הנתבע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ציפייה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או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הרע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את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delText>מצבו</w:delText>
        </w:r>
      </w:del>
      <w:r w:rsidRPr="00AC5A37">
        <w:rPr>
          <w:rFonts w:ascii="David" w:hAnsi="David" w:cs="David"/>
          <w:spacing w:val="-2"/>
          <w:sz w:val="24"/>
          <w:szCs w:val="24"/>
        </w:rPr>
        <w:t>.</w:t>
      </w:r>
    </w:p>
    <w:p w14:paraId="7B83E21B" w14:textId="149A1CFD" w:rsidR="00AC5A37" w:rsidRPr="00AC5A37" w:rsidRDefault="00AC5A37" w:rsidP="00AC5A37">
      <w:pPr>
        <w:pStyle w:val="BodyText"/>
        <w:bidi/>
        <w:spacing w:before="170" w:line="324" w:lineRule="auto"/>
        <w:ind w:left="140" w:right="74"/>
        <w:jc w:val="left"/>
        <w:rPr>
          <w:rFonts w:ascii="David" w:hAnsi="David" w:cs="David"/>
          <w:sz w:val="24"/>
          <w:szCs w:val="24"/>
        </w:rPr>
      </w:pPr>
      <w:r w:rsidRPr="00AC5A37">
        <w:rPr>
          <w:rFonts w:ascii="David" w:hAnsi="David" w:cs="David"/>
          <w:b/>
          <w:bCs/>
          <w:sz w:val="24"/>
          <w:szCs w:val="24"/>
        </w:rPr>
        <w:t>.9</w:t>
      </w:r>
      <w:r w:rsidRPr="00AC5A37">
        <w:rPr>
          <w:rFonts w:ascii="David" w:hAnsi="David" w:cs="David"/>
          <w:spacing w:val="44"/>
          <w:sz w:val="24"/>
          <w:szCs w:val="24"/>
          <w:rtl/>
        </w:rPr>
        <w:t xml:space="preserve"> </w:t>
      </w:r>
      <w:del w:id="359" w:author="Shay Shushan" w:date="2026-08-12T12:39:00Z" w16du:dateUtc="2026-08-12T09:39:00Z">
        <w:r w:rsidRPr="00AC5A37" w:rsidDel="0038717D">
          <w:rPr>
            <w:rFonts w:ascii="David" w:hAnsi="David" w:cs="David"/>
            <w:sz w:val="24"/>
            <w:szCs w:val="24"/>
            <w:rtl/>
          </w:rPr>
          <w:delText>הלכה</w:delTex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זו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חלה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בענייננו</w:delTex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במלוא</w:delText>
        </w:r>
        <w:r w:rsidRPr="00AC5A37" w:rsidDel="0038717D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38717D">
          <w:rPr>
            <w:rFonts w:ascii="David" w:hAnsi="David" w:cs="David"/>
            <w:sz w:val="24"/>
            <w:szCs w:val="24"/>
            <w:rtl/>
          </w:rPr>
          <w:delText>עוצמתה</w:delText>
        </w:r>
      </w:del>
      <w:ins w:id="360" w:author="Shay Shushan" w:date="2026-08-12T12:40:00Z" w16du:dateUtc="2026-08-12T09:40:00Z">
        <w:r w:rsidR="0038717D">
          <w:rPr>
            <w:rFonts w:ascii="David" w:hAnsi="David" w:cs="David" w:hint="cs"/>
            <w:sz w:val="24"/>
            <w:szCs w:val="24"/>
            <w:rtl/>
          </w:rPr>
          <w:t>קביעת בית המשפט בעניין פלונית מתאים בדיוק לענייננו</w:t>
        </w:r>
      </w:ins>
      <w:r w:rsidRPr="00AC5A37">
        <w:rPr>
          <w:rFonts w:ascii="David" w:hAnsi="David" w:cs="David"/>
          <w:sz w:val="24"/>
          <w:szCs w:val="24"/>
        </w:rPr>
        <w:t>:</w:t>
      </w:r>
      <w:r w:rsidRPr="00AC5A37">
        <w:rPr>
          <w:rFonts w:ascii="David" w:hAnsi="David" w:cs="David"/>
          <w:spacing w:val="-1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מדובר</w:t>
      </w:r>
      <w:r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בנפגע</w:t>
      </w:r>
      <w:r w:rsidRPr="00AC5A37">
        <w:rPr>
          <w:rFonts w:ascii="David" w:hAnsi="David" w:cs="David"/>
          <w:spacing w:val="-1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עבירת</w:t>
      </w:r>
      <w:r w:rsidRPr="00AC5A37">
        <w:rPr>
          <w:rFonts w:ascii="David" w:hAnsi="David" w:cs="David"/>
          <w:spacing w:val="-1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הפקרה</w:t>
      </w:r>
      <w:r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לאחר</w:t>
      </w:r>
      <w:r w:rsidRPr="00AC5A37">
        <w:rPr>
          <w:rFonts w:ascii="David" w:hAnsi="David" w:cs="David"/>
          <w:spacing w:val="-1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פגיעה</w:t>
      </w:r>
      <w:r w:rsidRPr="00AC5A37">
        <w:rPr>
          <w:rFonts w:ascii="David" w:hAnsi="David" w:cs="David"/>
          <w:sz w:val="24"/>
          <w:szCs w:val="24"/>
        </w:rPr>
        <w:t>,</w:t>
      </w:r>
      <w:r w:rsidRPr="00AC5A37">
        <w:rPr>
          <w:rFonts w:ascii="David" w:hAnsi="David" w:cs="David"/>
          <w:spacing w:val="-1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אשר</w:t>
      </w:r>
      <w:r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הנתבע</w:t>
      </w:r>
      <w:r w:rsidRPr="00AC5A37">
        <w:rPr>
          <w:rFonts w:ascii="David" w:hAnsi="David" w:cs="David"/>
          <w:spacing w:val="-1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עצמו</w:t>
      </w:r>
      <w:r w:rsidRPr="00AC5A37">
        <w:rPr>
          <w:rFonts w:ascii="David" w:hAnsi="David" w:cs="David"/>
          <w:spacing w:val="-1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נמלט</w:t>
      </w:r>
      <w:r w:rsidRPr="00AC5A37">
        <w:rPr>
          <w:rFonts w:ascii="David" w:hAnsi="David" w:cs="David"/>
          <w:spacing w:val="-12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מן</w:t>
      </w:r>
      <w:r w:rsidRPr="00AC5A37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הזירה</w:t>
      </w:r>
      <w:r w:rsidRPr="00AC5A37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והותירו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פצוע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בכביש</w:t>
      </w:r>
      <w:r w:rsidRPr="00AC5A37">
        <w:rPr>
          <w:rFonts w:ascii="David" w:hAnsi="David" w:cs="David"/>
          <w:sz w:val="24"/>
          <w:szCs w:val="24"/>
        </w:rPr>
        <w:t>.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ההימנעות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מהגשת</w:t>
      </w:r>
      <w:r w:rsidRPr="00AC5A37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תלונה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ומנקיטת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הליך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נבעה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del w:id="361" w:author="Shay Shushan" w:date="2026-08-12T13:08:00Z" w16du:dateUtc="2026-08-12T10:08:00Z">
        <w:r w:rsidRPr="00AC5A37" w:rsidDel="00BC1351">
          <w:rPr>
            <w:rFonts w:ascii="David" w:hAnsi="David" w:cs="David"/>
            <w:sz w:val="24"/>
            <w:szCs w:val="24"/>
            <w:rtl/>
          </w:rPr>
          <w:delText>מן</w:delText>
        </w:r>
        <w:r w:rsidRPr="00AC5A37" w:rsidDel="00BC1351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הפגיעה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הנפשית</w:delText>
        </w:r>
      </w:del>
      <w:ins w:id="362" w:author="Shay Shushan" w:date="2026-08-12T13:08:00Z" w16du:dateUtc="2026-08-12T10:08:00Z">
        <w:r w:rsidR="00BC1351">
          <w:rPr>
            <w:rFonts w:ascii="David" w:hAnsi="David" w:cs="David" w:hint="cs"/>
            <w:sz w:val="24"/>
            <w:szCs w:val="24"/>
            <w:rtl/>
          </w:rPr>
          <w:t xml:space="preserve">מהקושי הנפשי </w:t>
        </w:r>
        <w:proofErr w:type="spellStart"/>
        <w:r w:rsidR="00BC1351">
          <w:rPr>
            <w:rFonts w:ascii="David" w:hAnsi="David" w:cs="David" w:hint="cs"/>
            <w:sz w:val="24"/>
            <w:szCs w:val="24"/>
            <w:rtl/>
          </w:rPr>
          <w:t>איתו</w:t>
        </w:r>
        <w:proofErr w:type="spellEnd"/>
        <w:r w:rsidR="00BC1351">
          <w:rPr>
            <w:rFonts w:ascii="David" w:hAnsi="David" w:cs="David" w:hint="cs"/>
            <w:sz w:val="24"/>
            <w:szCs w:val="24"/>
            <w:rtl/>
          </w:rPr>
          <w:t xml:space="preserve"> התמודד המשיב</w:t>
        </w:r>
      </w:ins>
      <w:r w:rsidRPr="00AC5A37">
        <w:rPr>
          <w:rFonts w:ascii="David" w:hAnsi="David" w:cs="David"/>
          <w:sz w:val="24"/>
          <w:szCs w:val="24"/>
        </w:rPr>
        <w:t>,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ולא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ממחילה</w:t>
      </w:r>
      <w:r w:rsidRPr="00AC5A37">
        <w:rPr>
          <w:rFonts w:ascii="David" w:hAnsi="David" w:cs="David"/>
          <w:spacing w:val="-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או מזניחת הזכות</w:t>
      </w:r>
      <w:r w:rsidRPr="00AC5A37">
        <w:rPr>
          <w:rFonts w:ascii="David" w:hAnsi="David" w:cs="David"/>
          <w:sz w:val="24"/>
          <w:szCs w:val="24"/>
        </w:rPr>
        <w:t>.</w:t>
      </w:r>
    </w:p>
    <w:p w14:paraId="0D860F50" w14:textId="62D70045" w:rsidR="00AC5A37" w:rsidRPr="00AC5A37" w:rsidRDefault="00AC5A37" w:rsidP="00AC5A37">
      <w:pPr>
        <w:pStyle w:val="BodyText"/>
        <w:bidi/>
        <w:spacing w:before="186" w:line="324" w:lineRule="auto"/>
        <w:ind w:left="140" w:right="74"/>
        <w:jc w:val="left"/>
        <w:rPr>
          <w:rFonts w:ascii="David" w:hAnsi="David" w:cs="David"/>
          <w:sz w:val="24"/>
          <w:szCs w:val="24"/>
        </w:rPr>
      </w:pPr>
      <w:r w:rsidRPr="00AC5A37">
        <w:rPr>
          <w:rFonts w:ascii="David" w:hAnsi="David" w:cs="David"/>
          <w:b/>
          <w:bCs/>
          <w:sz w:val="24"/>
          <w:szCs w:val="24"/>
        </w:rPr>
        <w:t>.10</w:t>
      </w:r>
      <w:r w:rsidRPr="00AC5A37">
        <w:rPr>
          <w:rFonts w:ascii="David" w:hAnsi="David" w:cs="David"/>
          <w:spacing w:val="40"/>
          <w:sz w:val="24"/>
          <w:szCs w:val="24"/>
          <w:rtl/>
        </w:rPr>
        <w:t xml:space="preserve"> </w:t>
      </w:r>
      <w:moveFromRangeStart w:id="363" w:author="Shay Shushan" w:date="2026-08-12T12:41:00Z" w:name="move237430891"/>
      <w:moveFrom w:id="364" w:author="Shay Shushan" w:date="2026-08-12T12:41:00Z" w16du:dateUtc="2026-08-12T09:41:00Z">
        <w:r w:rsidRPr="00AC5A37" w:rsidDel="0038717D">
          <w:rPr>
            <w:rFonts w:ascii="David" w:hAnsi="David" w:cs="David"/>
            <w:sz w:val="24"/>
            <w:szCs w:val="24"/>
            <w:rtl/>
          </w:rPr>
          <w:t>זאת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ועוד</w:t>
        </w:r>
        <w:r w:rsidRPr="00AC5A37" w:rsidDel="0038717D">
          <w:rPr>
            <w:rFonts w:ascii="David" w:hAnsi="David" w:cs="David"/>
            <w:sz w:val="24"/>
            <w:szCs w:val="24"/>
          </w:rPr>
          <w:t>,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התובע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לא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שקט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על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שמריו</w:t>
        </w:r>
        <w:r w:rsidRPr="00AC5A37" w:rsidDel="0038717D">
          <w:rPr>
            <w:rFonts w:ascii="David" w:hAnsi="David" w:cs="David"/>
            <w:sz w:val="24"/>
            <w:szCs w:val="24"/>
          </w:rPr>
          <w:t>: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בנובמבר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</w:rPr>
          <w:t>2024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שיגר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לנתבע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מכתב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דרישה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מפורש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לפיצוי</w:t>
        </w:r>
        <w:r w:rsidRPr="00AC5A37" w:rsidDel="0038717D">
          <w:rPr>
            <w:rFonts w:ascii="David" w:hAnsi="David" w:cs="David"/>
            <w:sz w:val="24"/>
            <w:szCs w:val="24"/>
          </w:rPr>
          <w:t>,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ובמרץ</w:t>
        </w:r>
        <w:r w:rsidRPr="00AC5A37" w:rsidDel="0038717D">
          <w:rPr>
            <w:rFonts w:ascii="David" w:hAnsi="David" w:cs="David"/>
            <w:spacing w:val="-1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</w:rPr>
          <w:t>2025</w:t>
        </w:r>
        <w:r w:rsidRPr="00AC5A37" w:rsidDel="0038717D">
          <w:rPr>
            <w:rFonts w:ascii="David" w:hAnsi="David" w:cs="David"/>
            <w:b/>
            <w:bCs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הגיש תלונה במשטרה בגין הפקרה</w:t>
        </w:r>
        <w:r w:rsidRPr="00AC5A37" w:rsidDel="0038717D">
          <w:rPr>
            <w:rFonts w:ascii="David" w:hAnsi="David" w:cs="David"/>
            <w:sz w:val="24"/>
            <w:szCs w:val="24"/>
          </w:rPr>
          <w:t>,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 xml:space="preserve"> ובעצת בא כוחו המתין להחלטת התביעה המשטרתית</w:t>
        </w:r>
        <w:r w:rsidRPr="00AC5A37" w:rsidDel="0038717D">
          <w:rPr>
            <w:rFonts w:ascii="David" w:hAnsi="David" w:cs="David"/>
            <w:sz w:val="24"/>
            <w:szCs w:val="24"/>
          </w:rPr>
          <w:t>.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 xml:space="preserve"> משבוששה ההחלטה לבוא</w:t>
        </w:r>
        <w:r w:rsidRPr="00AC5A37" w:rsidDel="0038717D">
          <w:rPr>
            <w:rFonts w:ascii="David" w:hAnsi="David" w:cs="David"/>
            <w:sz w:val="24"/>
            <w:szCs w:val="24"/>
          </w:rPr>
          <w:t>,</w: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הוגשה</w: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התביעה</w:t>
        </w:r>
        <w:r w:rsidRPr="00AC5A37" w:rsidDel="0038717D">
          <w:rPr>
            <w:rFonts w:ascii="David" w:hAnsi="David" w:cs="David"/>
            <w:sz w:val="24"/>
            <w:szCs w:val="24"/>
          </w:rPr>
          <w:t>.</w: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התנהלות</w: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זו</w: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היא</w: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היפוכה</w: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של</w: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זניחת</w:t>
        </w:r>
        <w:r w:rsidRPr="00AC5A37" w:rsidDel="0038717D">
          <w:rPr>
            <w:rFonts w:ascii="David" w:hAnsi="David" w:cs="David"/>
            <w:spacing w:val="-2"/>
            <w:sz w:val="24"/>
            <w:szCs w:val="24"/>
            <w:rtl/>
          </w:rPr>
          <w:t xml:space="preserve"> </w:t>
        </w:r>
        <w:r w:rsidRPr="00AC5A37" w:rsidDel="0038717D">
          <w:rPr>
            <w:rFonts w:ascii="David" w:hAnsi="David" w:cs="David"/>
            <w:sz w:val="24"/>
            <w:szCs w:val="24"/>
            <w:rtl/>
          </w:rPr>
          <w:t>זכות</w:t>
        </w:r>
        <w:r w:rsidRPr="00AC5A37" w:rsidDel="0038717D">
          <w:rPr>
            <w:rFonts w:ascii="David" w:hAnsi="David" w:cs="David"/>
            <w:sz w:val="24"/>
            <w:szCs w:val="24"/>
          </w:rPr>
          <w:t>.</w:t>
        </w:r>
      </w:moveFrom>
      <w:moveFromRangeEnd w:id="363"/>
    </w:p>
    <w:p w14:paraId="6B0619F2" w14:textId="262B4E82" w:rsidR="00AC5A37" w:rsidRPr="00AC5A37" w:rsidRDefault="00AC5A37" w:rsidP="00AC5A37">
      <w:pPr>
        <w:pStyle w:val="BodyText"/>
        <w:bidi/>
        <w:spacing w:before="171" w:line="331" w:lineRule="auto"/>
        <w:ind w:left="140" w:right="128" w:hanging="1"/>
        <w:jc w:val="left"/>
        <w:rPr>
          <w:rFonts w:ascii="David" w:hAnsi="David" w:cs="David"/>
          <w:sz w:val="24"/>
          <w:szCs w:val="24"/>
        </w:rPr>
      </w:pPr>
      <w:r w:rsidRPr="00AC5A37">
        <w:rPr>
          <w:rFonts w:ascii="David" w:hAnsi="David" w:cs="David"/>
          <w:b/>
          <w:bCs/>
          <w:sz w:val="24"/>
          <w:szCs w:val="24"/>
        </w:rPr>
        <w:t>.11</w:t>
      </w:r>
      <w:r w:rsidRPr="00AC5A37">
        <w:rPr>
          <w:rFonts w:ascii="David" w:hAnsi="David" w:cs="David"/>
          <w:spacing w:val="64"/>
          <w:sz w:val="24"/>
          <w:szCs w:val="24"/>
          <w:rtl/>
        </w:rPr>
        <w:t xml:space="preserve"> </w:t>
      </w:r>
      <w:ins w:id="365" w:author="Shay Shushan" w:date="2026-08-12T12:42:00Z" w16du:dateUtc="2026-08-12T09:42:00Z">
        <w:r w:rsidR="00CB588E">
          <w:rPr>
            <w:rFonts w:ascii="David" w:hAnsi="David" w:cs="David" w:hint="cs"/>
            <w:spacing w:val="64"/>
            <w:sz w:val="24"/>
            <w:szCs w:val="24"/>
            <w:rtl/>
          </w:rPr>
          <w:t xml:space="preserve">למעלה מן הצורך יובהר כי </w:t>
        </w:r>
      </w:ins>
      <w:r w:rsidRPr="00AC5A37">
        <w:rPr>
          <w:rFonts w:ascii="David" w:hAnsi="David" w:cs="David"/>
          <w:sz w:val="24"/>
          <w:szCs w:val="24"/>
          <w:rtl/>
        </w:rPr>
        <w:t xml:space="preserve">העובדה </w:t>
      </w:r>
      <w:del w:id="366" w:author="Shay Shushan" w:date="2026-08-12T12:42:00Z" w16du:dateUtc="2026-08-12T09:42:00Z">
        <w:r w:rsidRPr="00AC5A37" w:rsidDel="00CB588E">
          <w:rPr>
            <w:rFonts w:ascii="David" w:hAnsi="David" w:cs="David"/>
            <w:sz w:val="24"/>
            <w:szCs w:val="24"/>
            <w:rtl/>
          </w:rPr>
          <w:delText xml:space="preserve">שהתובע </w:delText>
        </w:r>
      </w:del>
      <w:ins w:id="367" w:author="Shay Shushan" w:date="2026-08-12T12:42:00Z" w16du:dateUtc="2026-08-12T09:42:00Z">
        <w:r w:rsidR="00CB588E">
          <w:rPr>
            <w:rFonts w:ascii="David" w:hAnsi="David" w:cs="David" w:hint="cs"/>
            <w:sz w:val="24"/>
            <w:szCs w:val="24"/>
            <w:rtl/>
          </w:rPr>
          <w:t>שהמשיב</w:t>
        </w:r>
        <w:r w:rsidR="00CB588E" w:rsidRPr="00AC5A37">
          <w:rPr>
            <w:rFonts w:ascii="David" w:hAnsi="David" w:cs="David"/>
            <w:sz w:val="24"/>
            <w:szCs w:val="24"/>
            <w:rtl/>
          </w:rPr>
          <w:t xml:space="preserve"> </w:t>
        </w:r>
      </w:ins>
      <w:r w:rsidRPr="00AC5A37">
        <w:rPr>
          <w:rFonts w:ascii="David" w:hAnsi="David" w:cs="David"/>
          <w:sz w:val="24"/>
          <w:szCs w:val="24"/>
          <w:rtl/>
        </w:rPr>
        <w:t xml:space="preserve">הזמין מעת לעת שירותי הובלה מעסקו של </w:t>
      </w:r>
      <w:del w:id="368" w:author="Shay Shushan" w:date="2026-08-12T12:42:00Z" w16du:dateUtc="2026-08-12T09:42:00Z">
        <w:r w:rsidRPr="00AC5A37" w:rsidDel="00CB588E">
          <w:rPr>
            <w:rFonts w:ascii="David" w:hAnsi="David" w:cs="David"/>
            <w:sz w:val="24"/>
            <w:szCs w:val="24"/>
            <w:rtl/>
          </w:rPr>
          <w:delText>הנתבע</w:delText>
        </w:r>
      </w:del>
      <w:ins w:id="369" w:author="Shay Shushan" w:date="2026-08-12T12:42:00Z" w16du:dateUtc="2026-08-12T09:42:00Z">
        <w:r w:rsidR="00CB588E">
          <w:rPr>
            <w:rFonts w:ascii="David" w:hAnsi="David" w:cs="David" w:hint="cs"/>
            <w:sz w:val="24"/>
            <w:szCs w:val="24"/>
            <w:rtl/>
          </w:rPr>
          <w:t>המבקש</w:t>
        </w:r>
      </w:ins>
      <w:r w:rsidRPr="00AC5A37">
        <w:rPr>
          <w:rFonts w:ascii="David" w:hAnsi="David" w:cs="David"/>
          <w:sz w:val="24"/>
          <w:szCs w:val="24"/>
          <w:rtl/>
        </w:rPr>
        <w:t xml:space="preserve"> אינה מלמדת דבר</w:t>
      </w:r>
      <w:r w:rsidRPr="00AC5A37">
        <w:rPr>
          <w:rFonts w:ascii="David" w:hAnsi="David" w:cs="David"/>
          <w:sz w:val="24"/>
          <w:szCs w:val="24"/>
        </w:rPr>
        <w:t>.</w:t>
      </w:r>
      <w:r w:rsidRPr="00AC5A37">
        <w:rPr>
          <w:rFonts w:ascii="David" w:hAnsi="David" w:cs="David"/>
          <w:sz w:val="24"/>
          <w:szCs w:val="24"/>
          <w:rtl/>
        </w:rPr>
        <w:t xml:space="preserve"> הצדדים מתגוררים</w:t>
      </w:r>
      <w:r w:rsidRPr="00AC5A37">
        <w:rPr>
          <w:rFonts w:ascii="David" w:hAnsi="David" w:cs="David"/>
          <w:b/>
          <w:bCs/>
          <w:spacing w:val="40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באותה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עיר</w:t>
      </w:r>
      <w:r w:rsidRPr="00AC5A37">
        <w:rPr>
          <w:rFonts w:ascii="David" w:hAnsi="David" w:cs="David"/>
          <w:sz w:val="24"/>
          <w:szCs w:val="24"/>
        </w:rPr>
        <w:t>,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del w:id="370" w:author="Shay Shushan" w:date="2026-08-12T12:42:00Z" w16du:dateUtc="2026-08-12T09:42:00Z">
        <w:r w:rsidRPr="00AC5A37" w:rsidDel="00CB588E">
          <w:rPr>
            <w:rFonts w:ascii="David" w:hAnsi="David" w:cs="David"/>
            <w:sz w:val="24"/>
            <w:szCs w:val="24"/>
            <w:rtl/>
          </w:rPr>
          <w:delText>והתובע</w:delText>
        </w:r>
      </w:del>
      <w:ins w:id="371" w:author="Shay Shushan" w:date="2026-08-12T12:42:00Z" w16du:dateUtc="2026-08-12T09:42:00Z">
        <w:r w:rsidR="00CB588E">
          <w:rPr>
            <w:rFonts w:ascii="David" w:hAnsi="David" w:cs="David" w:hint="cs"/>
            <w:sz w:val="24"/>
            <w:szCs w:val="24"/>
            <w:rtl/>
          </w:rPr>
          <w:t>והמשיב כלל</w:t>
        </w:r>
      </w:ins>
      <w:r w:rsidRPr="00AC5A37">
        <w:rPr>
          <w:rFonts w:ascii="David" w:hAnsi="David" w:cs="David"/>
          <w:spacing w:val="-6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לא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ידע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בזמן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אמת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מה</w:t>
      </w:r>
      <w:r w:rsidRPr="00AC5A37">
        <w:rPr>
          <w:rFonts w:ascii="David" w:hAnsi="David" w:cs="David"/>
          <w:spacing w:val="-6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יהיו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השלכות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פגיעתו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לאורך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זמן</w:t>
      </w:r>
      <w:r w:rsidRPr="00AC5A37">
        <w:rPr>
          <w:rFonts w:ascii="David" w:hAnsi="David" w:cs="David"/>
          <w:sz w:val="24"/>
          <w:szCs w:val="24"/>
        </w:rPr>
        <w:t>;</w:t>
      </w:r>
      <w:r w:rsidRPr="00AC5A37">
        <w:rPr>
          <w:rFonts w:ascii="David" w:hAnsi="David" w:cs="David"/>
          <w:spacing w:val="-6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קשר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עסקי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מזדמן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אינו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הצהרת</w:t>
      </w:r>
      <w:r w:rsidRPr="00AC5A37">
        <w:rPr>
          <w:rFonts w:ascii="David" w:hAnsi="David" w:cs="David"/>
          <w:spacing w:val="-7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ויתור</w:t>
      </w:r>
      <w:r w:rsidRPr="00AC5A37">
        <w:rPr>
          <w:rFonts w:ascii="David" w:hAnsi="David" w:cs="David"/>
          <w:sz w:val="24"/>
          <w:szCs w:val="24"/>
        </w:rPr>
        <w:t>,</w:t>
      </w:r>
      <w:r w:rsidRPr="00AC5A37">
        <w:rPr>
          <w:rFonts w:ascii="David" w:hAnsi="David" w:cs="David"/>
          <w:sz w:val="24"/>
          <w:szCs w:val="24"/>
          <w:rtl/>
        </w:rPr>
        <w:t xml:space="preserve"> </w:t>
      </w:r>
      <w:del w:id="372" w:author="Shay Shushan" w:date="2026-08-12T12:43:00Z" w16du:dateUtc="2026-08-12T09:43:00Z">
        <w:r w:rsidRPr="00AC5A37" w:rsidDel="00CB588E">
          <w:rPr>
            <w:rFonts w:ascii="David" w:hAnsi="David" w:cs="David"/>
            <w:sz w:val="24"/>
            <w:szCs w:val="24"/>
            <w:rtl/>
          </w:rPr>
          <w:delText>ובו</w:delText>
        </w:r>
      </w:del>
      <w:r w:rsidRPr="00AC5A37">
        <w:rPr>
          <w:rFonts w:ascii="David" w:hAnsi="David" w:cs="David"/>
          <w:sz w:val="24"/>
          <w:szCs w:val="24"/>
          <w:rtl/>
        </w:rPr>
        <w:t>וד</w:t>
      </w:r>
      <w:del w:id="373" w:author="Shay Shushan" w:date="2026-08-12T12:43:00Z" w16du:dateUtc="2026-08-12T09:43:00Z">
        <w:r w:rsidRPr="00AC5A37" w:rsidDel="00CB588E">
          <w:rPr>
            <w:rFonts w:ascii="David" w:hAnsi="David" w:cs="David"/>
            <w:sz w:val="24"/>
            <w:szCs w:val="24"/>
            <w:rtl/>
          </w:rPr>
          <w:delText>ו</w:delText>
        </w:r>
      </w:del>
      <w:ins w:id="374" w:author="Shay Shushan" w:date="2026-08-12T12:43:00Z" w16du:dateUtc="2026-08-12T09:43:00Z">
        <w:r w:rsidR="00CB588E">
          <w:rPr>
            <w:rFonts w:ascii="David" w:hAnsi="David" w:cs="David" w:hint="cs"/>
            <w:sz w:val="24"/>
            <w:szCs w:val="24"/>
            <w:rtl/>
          </w:rPr>
          <w:t>א</w:t>
        </w:r>
      </w:ins>
      <w:r w:rsidRPr="00AC5A37">
        <w:rPr>
          <w:rFonts w:ascii="David" w:hAnsi="David" w:cs="David"/>
          <w:sz w:val="24"/>
          <w:szCs w:val="24"/>
          <w:rtl/>
        </w:rPr>
        <w:t>י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שאינו</w:t>
      </w:r>
      <w:r w:rsidRPr="00AC5A37">
        <w:rPr>
          <w:rFonts w:ascii="David" w:hAnsi="David" w:cs="David"/>
          <w:spacing w:val="-1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מקים</w:t>
      </w:r>
      <w:r w:rsidRPr="00AC5A37">
        <w:rPr>
          <w:rFonts w:ascii="David" w:hAnsi="David" w:cs="David"/>
          <w:spacing w:val="-15"/>
          <w:sz w:val="24"/>
          <w:szCs w:val="24"/>
          <w:rtl/>
        </w:rPr>
        <w:t xml:space="preserve"> </w:t>
      </w:r>
      <w:del w:id="375" w:author="Shay Shushan" w:date="2026-08-12T12:43:00Z" w16du:dateUtc="2026-08-12T09:43:00Z">
        <w:r w:rsidRPr="00AC5A37" w:rsidDel="00CB588E">
          <w:rPr>
            <w:rFonts w:ascii="David" w:hAnsi="David" w:cs="David"/>
            <w:sz w:val="24"/>
            <w:szCs w:val="24"/>
            <w:rtl/>
          </w:rPr>
          <w:delText>לנתבע</w:delText>
        </w:r>
      </w:del>
      <w:ins w:id="376" w:author="Shay Shushan" w:date="2026-08-12T12:43:00Z" w16du:dateUtc="2026-08-12T09:43:00Z">
        <w:r w:rsidR="00CB588E">
          <w:rPr>
            <w:rFonts w:ascii="David" w:hAnsi="David" w:cs="David" w:hint="cs"/>
            <w:sz w:val="24"/>
            <w:szCs w:val="24"/>
            <w:rtl/>
          </w:rPr>
          <w:t>למבקש</w:t>
        </w:r>
      </w:ins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הסתמכות</w:t>
      </w:r>
      <w:r w:rsidRPr="00AC5A37">
        <w:rPr>
          <w:rFonts w:ascii="David" w:hAnsi="David" w:cs="David"/>
          <w:spacing w:val="-1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לגיטימית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שנפגע</w:t>
      </w:r>
      <w:r w:rsidRPr="00AC5A37">
        <w:rPr>
          <w:rFonts w:ascii="David" w:hAnsi="David" w:cs="David"/>
          <w:spacing w:val="-1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ש</w:t>
      </w:r>
      <w:ins w:id="377" w:author="Shay Shushan" w:date="2026-08-12T12:43:00Z" w16du:dateUtc="2026-08-12T09:43:00Z">
        <w:r w:rsidR="00CB588E">
          <w:rPr>
            <w:rFonts w:ascii="David" w:hAnsi="David" w:cs="David" w:hint="cs"/>
            <w:sz w:val="24"/>
            <w:szCs w:val="24"/>
            <w:rtl/>
          </w:rPr>
          <w:t xml:space="preserve">המבקש </w:t>
        </w:r>
      </w:ins>
      <w:r w:rsidRPr="00AC5A37">
        <w:rPr>
          <w:rFonts w:ascii="David" w:hAnsi="David" w:cs="David"/>
          <w:sz w:val="24"/>
          <w:szCs w:val="24"/>
          <w:rtl/>
        </w:rPr>
        <w:t>נמלט</w:t>
      </w:r>
      <w:r w:rsidRPr="00AC5A37">
        <w:rPr>
          <w:rFonts w:ascii="David" w:hAnsi="David" w:cs="David"/>
          <w:spacing w:val="-1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ממנו</w:t>
      </w:r>
      <w:r w:rsidRPr="00AC5A37">
        <w:rPr>
          <w:rFonts w:ascii="David" w:hAnsi="David" w:cs="David"/>
          <w:spacing w:val="-1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לא</w:t>
      </w:r>
      <w:r w:rsidRPr="00AC5A37">
        <w:rPr>
          <w:rFonts w:ascii="David" w:hAnsi="David" w:cs="David"/>
          <w:spacing w:val="-1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יתבע</w:t>
      </w:r>
      <w:r w:rsidRPr="00AC5A37">
        <w:rPr>
          <w:rFonts w:ascii="David" w:hAnsi="David" w:cs="David"/>
          <w:spacing w:val="-15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z w:val="24"/>
          <w:szCs w:val="24"/>
          <w:rtl/>
        </w:rPr>
        <w:t>אותו</w:t>
      </w:r>
      <w:r w:rsidRPr="00AC5A37">
        <w:rPr>
          <w:rFonts w:ascii="David" w:hAnsi="David" w:cs="David"/>
          <w:sz w:val="24"/>
          <w:szCs w:val="24"/>
        </w:rPr>
        <w:t>.</w:t>
      </w:r>
    </w:p>
    <w:p w14:paraId="641E475B" w14:textId="77777777" w:rsidR="00AC5A37" w:rsidRPr="00AC5A37" w:rsidRDefault="00AC5A37" w:rsidP="00AC5A37">
      <w:pPr>
        <w:pStyle w:val="BodyText"/>
        <w:spacing w:before="79"/>
        <w:ind w:left="0" w:right="0"/>
        <w:jc w:val="left"/>
        <w:rPr>
          <w:rFonts w:ascii="David" w:hAnsi="David" w:cs="David"/>
          <w:sz w:val="24"/>
          <w:szCs w:val="24"/>
        </w:rPr>
      </w:pPr>
    </w:p>
    <w:p w14:paraId="78A4645E" w14:textId="77777777" w:rsidR="00AC5A37" w:rsidRPr="00AC5A37" w:rsidRDefault="00AC5A37" w:rsidP="00AC5A37">
      <w:pPr>
        <w:pStyle w:val="Heading2"/>
        <w:bidi/>
        <w:ind w:left="140" w:right="74"/>
        <w:rPr>
          <w:rFonts w:ascii="David" w:hAnsi="David" w:cs="David"/>
          <w:color w:val="auto"/>
          <w:sz w:val="24"/>
          <w:szCs w:val="24"/>
        </w:rPr>
      </w:pPr>
      <w:r w:rsidRPr="00AC5A37">
        <w:rPr>
          <w:rFonts w:ascii="David" w:hAnsi="David" w:cs="David"/>
          <w:color w:val="auto"/>
          <w:spacing w:val="-4"/>
          <w:sz w:val="24"/>
          <w:szCs w:val="24"/>
          <w:rtl/>
        </w:rPr>
        <w:t>טענת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הנזק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הראייתי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אינה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מבוססת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ואינה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עומדת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בתנאי</w:t>
      </w:r>
      <w:r w:rsidRPr="00AC5A37">
        <w:rPr>
          <w:rFonts w:ascii="David" w:hAnsi="David" w:cs="David"/>
          <w:color w:val="auto"/>
          <w:spacing w:val="-1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color w:val="auto"/>
          <w:sz w:val="24"/>
          <w:szCs w:val="24"/>
          <w:rtl/>
        </w:rPr>
        <w:t>הפסיקה</w:t>
      </w:r>
    </w:p>
    <w:p w14:paraId="55AB6315" w14:textId="7DD4D264" w:rsidR="00AC5A37" w:rsidDel="00CB588E" w:rsidRDefault="00AC5A37" w:rsidP="00AC5A37">
      <w:pPr>
        <w:pStyle w:val="BodyText"/>
        <w:bidi/>
        <w:spacing w:before="227" w:line="331" w:lineRule="auto"/>
        <w:ind w:left="140" w:right="74"/>
        <w:jc w:val="left"/>
        <w:rPr>
          <w:del w:id="378" w:author="Shay Shushan" w:date="2026-08-12T12:44:00Z" w16du:dateUtc="2026-08-12T09:44:00Z"/>
          <w:rFonts w:ascii="David" w:hAnsi="David" w:cs="David"/>
          <w:b/>
          <w:bCs/>
          <w:sz w:val="24"/>
          <w:szCs w:val="24"/>
          <w:u w:val="single"/>
          <w:rtl/>
        </w:rPr>
      </w:pPr>
      <w:del w:id="379" w:author="Shay Shushan" w:date="2026-08-12T12:44:00Z" w16du:dateUtc="2026-08-12T09:44:00Z">
        <w:r w:rsidRPr="00BC1351" w:rsidDel="00CB588E">
          <w:rPr>
            <w:rFonts w:ascii="David" w:hAnsi="David" w:cs="David"/>
            <w:b/>
            <w:bCs/>
            <w:spacing w:val="-2"/>
            <w:sz w:val="24"/>
            <w:szCs w:val="24"/>
            <w:highlight w:val="yellow"/>
            <w:rPrChange w:id="380" w:author="Shay Shushan" w:date="2026-08-12T13:09:00Z" w16du:dateUtc="2026-08-12T10:09:00Z">
              <w:rPr>
                <w:rFonts w:ascii="David" w:hAnsi="David" w:cs="David"/>
                <w:b/>
                <w:bCs/>
                <w:spacing w:val="-2"/>
                <w:sz w:val="24"/>
                <w:szCs w:val="24"/>
              </w:rPr>
            </w:rPrChange>
          </w:rPr>
          <w:delText>.12</w:delText>
        </w:r>
        <w:r w:rsidRPr="00BC1351" w:rsidDel="00CB588E">
          <w:rPr>
            <w:rFonts w:ascii="David" w:hAnsi="David" w:cs="David"/>
            <w:spacing w:val="59"/>
            <w:sz w:val="24"/>
            <w:szCs w:val="24"/>
            <w:highlight w:val="yellow"/>
            <w:rtl/>
            <w:rPrChange w:id="381" w:author="Shay Shushan" w:date="2026-08-12T13:09:00Z" w16du:dateUtc="2026-08-12T10:09:00Z">
              <w:rPr>
                <w:rFonts w:ascii="David" w:hAnsi="David" w:cs="David"/>
                <w:spacing w:val="5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382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הנתבע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383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384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מבקש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385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386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להיבנות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387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388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מן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389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390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הקביעה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391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392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בת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PrChange w:id="393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</w:rPr>
            </w:rPrChange>
          </w:rPr>
          <w:delText>"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394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א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395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PrChange w:id="396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</w:rPr>
            </w:rPrChange>
          </w:rPr>
          <w:delText>2233-14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397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398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אלמוג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399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00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נ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PrChange w:id="401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</w:rPr>
            </w:rPrChange>
          </w:rPr>
          <w:delText>'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402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03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הדולפין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404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05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בע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PrChange w:id="406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</w:rPr>
            </w:rPrChange>
          </w:rPr>
          <w:delText>"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07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מ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PrChange w:id="408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</w:rPr>
            </w:rPrChange>
          </w:rPr>
          <w:delText>,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409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10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שם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411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12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סולקה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413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14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תביעה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415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16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על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417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18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הסף</w:delText>
        </w:r>
        <w:r w:rsidRPr="00BC1351" w:rsidDel="00CB588E">
          <w:rPr>
            <w:rFonts w:ascii="David" w:hAnsi="David" w:cs="David"/>
            <w:spacing w:val="-9"/>
            <w:sz w:val="24"/>
            <w:szCs w:val="24"/>
            <w:highlight w:val="yellow"/>
            <w:rtl/>
            <w:rPrChange w:id="419" w:author="Shay Shushan" w:date="2026-08-12T13:09:00Z" w16du:dateUtc="2026-08-12T10:09:00Z">
              <w:rPr>
                <w:rFonts w:ascii="David" w:hAnsi="David" w:cs="David"/>
                <w:spacing w:val="-9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20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מחמת</w:delText>
        </w:r>
        <w:r w:rsidRPr="00BC1351" w:rsidDel="00CB588E">
          <w:rPr>
            <w:rFonts w:ascii="David" w:hAnsi="David" w:cs="David"/>
            <w:b/>
            <w:bCs/>
            <w:spacing w:val="-2"/>
            <w:sz w:val="24"/>
            <w:szCs w:val="24"/>
            <w:highlight w:val="yellow"/>
            <w:rtl/>
            <w:rPrChange w:id="421" w:author="Shay Shushan" w:date="2026-08-12T13:09:00Z" w16du:dateUtc="2026-08-12T10:09:00Z">
              <w:rPr>
                <w:rFonts w:ascii="David" w:hAnsi="David" w:cs="David"/>
                <w:b/>
                <w:bCs/>
                <w:spacing w:val="-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22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שיהוי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PrChange w:id="423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</w:rPr>
            </w:rPrChange>
          </w:rPr>
          <w:delText>;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24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25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אלא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26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27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שהמקרה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28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29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שם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30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31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נבדל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32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33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מענייננו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34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35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בכל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36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37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אחד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38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39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מיסודותיו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PrChange w:id="440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</w:rPr>
            </w:rPrChange>
          </w:rPr>
          <w:delText>.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41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42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שם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43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44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נקבע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45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46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כי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47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48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התובע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49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50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לא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51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52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פנה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53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54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אל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55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56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הנתבעת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57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58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ולו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59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60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>פעם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61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pacing w:val="-2"/>
            <w:sz w:val="24"/>
            <w:szCs w:val="24"/>
            <w:highlight w:val="yellow"/>
            <w:rtl/>
            <w:rPrChange w:id="462" w:author="Shay Shushan" w:date="2026-08-12T13:09:00Z" w16du:dateUtc="2026-08-12T10:09:00Z">
              <w:rPr>
                <w:rFonts w:ascii="David" w:hAnsi="David" w:cs="David"/>
                <w:spacing w:val="-2"/>
                <w:sz w:val="24"/>
                <w:szCs w:val="24"/>
                <w:rtl/>
              </w:rPr>
            </w:rPrChange>
          </w:rPr>
          <w:delText xml:space="preserve">אחת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63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במשך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64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65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השנים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PrChange w:id="466" w:author="Shay Shushan" w:date="2026-08-12T13:09:00Z" w16du:dateUtc="2026-08-12T10:09:00Z">
              <w:rPr>
                <w:rFonts w:ascii="David" w:hAnsi="David" w:cs="David"/>
                <w:sz w:val="24"/>
                <w:szCs w:val="24"/>
              </w:rPr>
            </w:rPrChange>
          </w:rPr>
          <w:delText>,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67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68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ואף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69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70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הוכח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71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72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כי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73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74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התיעוד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75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76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שהושמד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77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78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לא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79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80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נדרש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81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82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לנתבעת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83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84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לצורך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85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86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אחר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87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88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וכי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89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90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לא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91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92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היה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93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94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לה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95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96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כל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97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498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טעם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499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500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לשמור</w:delText>
        </w:r>
        <w:r w:rsidRPr="00BC1351" w:rsidDel="00CB588E">
          <w:rPr>
            <w:rFonts w:ascii="David" w:hAnsi="David" w:cs="David"/>
            <w:spacing w:val="-12"/>
            <w:sz w:val="24"/>
            <w:szCs w:val="24"/>
            <w:highlight w:val="yellow"/>
            <w:rtl/>
            <w:rPrChange w:id="501" w:author="Shay Shushan" w:date="2026-08-12T13:09:00Z" w16du:dateUtc="2026-08-12T10:09:00Z">
              <w:rPr>
                <w:rFonts w:ascii="David" w:hAnsi="David" w:cs="David"/>
                <w:spacing w:val="-12"/>
                <w:sz w:val="24"/>
                <w:szCs w:val="24"/>
                <w:rtl/>
              </w:rPr>
            </w:rPrChange>
          </w:rPr>
          <w:delText xml:space="preserve"> 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tl/>
            <w:rPrChange w:id="502" w:author="Shay Shushan" w:date="2026-08-12T13:09:00Z" w16du:dateUtc="2026-08-12T10:09:00Z">
              <w:rPr>
                <w:rFonts w:ascii="David" w:hAnsi="David" w:cs="David"/>
                <w:sz w:val="24"/>
                <w:szCs w:val="24"/>
                <w:rtl/>
              </w:rPr>
            </w:rPrChange>
          </w:rPr>
          <w:delText>אותו</w:delText>
        </w:r>
        <w:r w:rsidRPr="00BC1351" w:rsidDel="00CB588E">
          <w:rPr>
            <w:rFonts w:ascii="David" w:hAnsi="David" w:cs="David"/>
            <w:sz w:val="24"/>
            <w:szCs w:val="24"/>
            <w:highlight w:val="yellow"/>
            <w:rPrChange w:id="503" w:author="Shay Shushan" w:date="2026-08-12T13:09:00Z" w16du:dateUtc="2026-08-12T10:09:00Z">
              <w:rPr>
                <w:rFonts w:ascii="David" w:hAnsi="David" w:cs="David"/>
                <w:sz w:val="24"/>
                <w:szCs w:val="24"/>
              </w:rPr>
            </w:rPrChange>
          </w:rPr>
          <w:delText>.</w:delText>
        </w:r>
      </w:del>
      <w:ins w:id="504" w:author="Shay Shushan" w:date="2026-08-12T12:44:00Z" w16du:dateUtc="2026-08-12T09:44:00Z">
        <w:r w:rsidR="00CB588E" w:rsidRPr="00BC1351">
          <w:rPr>
            <w:rFonts w:ascii="David" w:hAnsi="David" w:cs="David" w:hint="eastAsia"/>
            <w:b/>
            <w:bCs/>
            <w:sz w:val="24"/>
            <w:szCs w:val="24"/>
            <w:highlight w:val="yellow"/>
            <w:u w:val="single"/>
            <w:rtl/>
            <w:rPrChange w:id="505" w:author="Shay Shushan" w:date="2026-08-12T13:09:00Z" w16du:dateUtc="2026-08-12T10:09:00Z">
              <w:rPr>
                <w:rFonts w:ascii="David" w:hAnsi="David" w:cs="David" w:hint="eastAsia"/>
                <w:b/>
                <w:bCs/>
                <w:sz w:val="24"/>
                <w:szCs w:val="24"/>
                <w:u w:val="single"/>
                <w:rtl/>
              </w:rPr>
            </w:rPrChange>
          </w:rPr>
          <w:t>טעות</w:t>
        </w:r>
        <w:r w:rsidR="00CB588E" w:rsidRPr="00BC1351">
          <w:rPr>
            <w:rFonts w:ascii="David" w:hAnsi="David" w:cs="David"/>
            <w:b/>
            <w:bCs/>
            <w:sz w:val="24"/>
            <w:szCs w:val="24"/>
            <w:highlight w:val="yellow"/>
            <w:u w:val="single"/>
            <w:rtl/>
            <w:rPrChange w:id="506" w:author="Shay Shushan" w:date="2026-08-12T13:09:00Z" w16du:dateUtc="2026-08-12T10:09:00Z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rPrChange>
          </w:rPr>
          <w:t xml:space="preserve"> קשה לציין שהמשיב מסתמך על ת"א 2233-14. זה לא כתוב בתיאור העובדות</w:t>
        </w:r>
      </w:ins>
      <w:ins w:id="507" w:author="Shay Shushan" w:date="2026-08-12T12:45:00Z" w16du:dateUtc="2026-08-12T09:45:00Z">
        <w:r w:rsidR="00CB588E" w:rsidRPr="00BC1351">
          <w:rPr>
            <w:rFonts w:ascii="David" w:hAnsi="David" w:cs="David"/>
            <w:b/>
            <w:bCs/>
            <w:sz w:val="24"/>
            <w:szCs w:val="24"/>
            <w:highlight w:val="yellow"/>
            <w:u w:val="single"/>
            <w:rtl/>
            <w:rPrChange w:id="508" w:author="Shay Shushan" w:date="2026-08-12T13:09:00Z" w16du:dateUtc="2026-08-12T10:09:00Z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rPrChange>
          </w:rPr>
          <w:t>. עניין זה מופיע בחומר המשפטי ולכן הוא צריך לשרת את המשיב</w:t>
        </w:r>
        <w:r w:rsidR="00CB588E">
          <w:rPr>
            <w:rFonts w:ascii="David" w:hAnsi="David" w:cs="David" w:hint="cs"/>
            <w:b/>
            <w:bCs/>
            <w:sz w:val="24"/>
            <w:szCs w:val="24"/>
            <w:u w:val="single"/>
            <w:rtl/>
          </w:rPr>
          <w:t>.</w:t>
        </w:r>
      </w:ins>
      <w:ins w:id="509" w:author="Shay Shushan" w:date="2026-08-12T13:09:00Z" w16du:dateUtc="2026-08-12T10:09:00Z">
        <w:r w:rsidR="00BC1351">
          <w:rPr>
            <w:rFonts w:ascii="David" w:hAnsi="David" w:cs="David" w:hint="cs"/>
            <w:b/>
            <w:bCs/>
            <w:sz w:val="24"/>
            <w:szCs w:val="24"/>
            <w:u w:val="single"/>
            <w:rtl/>
          </w:rPr>
          <w:t xml:space="preserve"> </w:t>
        </w:r>
      </w:ins>
    </w:p>
    <w:p w14:paraId="3F7AFF37" w14:textId="1FFE09B2" w:rsidR="00CB588E" w:rsidRDefault="00CB588E" w:rsidP="00CB588E">
      <w:pPr>
        <w:pStyle w:val="BodyText"/>
        <w:bidi/>
        <w:spacing w:before="227" w:line="331" w:lineRule="auto"/>
        <w:ind w:left="140" w:right="74"/>
        <w:jc w:val="left"/>
        <w:rPr>
          <w:ins w:id="510" w:author="Shay Shushan" w:date="2026-08-12T12:47:00Z" w16du:dateUtc="2026-08-12T09:47:00Z"/>
          <w:rFonts w:ascii="David" w:hAnsi="David" w:cs="David"/>
          <w:spacing w:val="-2"/>
          <w:sz w:val="24"/>
          <w:szCs w:val="24"/>
          <w:rtl/>
        </w:rPr>
      </w:pPr>
      <w:ins w:id="511" w:author="Shay Shushan" w:date="2026-08-12T12:45:00Z" w16du:dateUtc="2026-08-12T09:45:00Z">
        <w:r>
          <w:rPr>
            <w:rFonts w:ascii="David" w:hAnsi="David" w:cs="David" w:hint="cs"/>
            <w:spacing w:val="-2"/>
            <w:sz w:val="24"/>
            <w:szCs w:val="24"/>
            <w:rtl/>
          </w:rPr>
          <w:t>בת"א 2233-14 אלמוג נ' הדולפין בע"מ</w:t>
        </w:r>
      </w:ins>
      <w:ins w:id="512" w:author="Shay Shushan" w:date="2026-08-12T12:46:00Z" w16du:dateUtc="2026-08-12T09:46:00Z">
        <w:r>
          <w:rPr>
            <w:rFonts w:ascii="David" w:hAnsi="David" w:cs="David" w:hint="cs"/>
            <w:spacing w:val="-2"/>
            <w:sz w:val="24"/>
            <w:szCs w:val="24"/>
            <w:rtl/>
          </w:rPr>
          <w:t xml:space="preserve"> (להלן: "</w:t>
        </w:r>
        <w:r>
          <w:rPr>
            <w:rFonts w:ascii="David" w:hAnsi="David" w:cs="David" w:hint="cs"/>
            <w:b/>
            <w:bCs/>
            <w:spacing w:val="-2"/>
            <w:sz w:val="24"/>
            <w:szCs w:val="24"/>
            <w:rtl/>
          </w:rPr>
          <w:t>עניין אלמוג</w:t>
        </w:r>
        <w:r>
          <w:rPr>
            <w:rFonts w:ascii="David" w:hAnsi="David" w:cs="David" w:hint="cs"/>
            <w:spacing w:val="-2"/>
            <w:sz w:val="24"/>
            <w:szCs w:val="24"/>
            <w:rtl/>
          </w:rPr>
          <w:t>") בית המשפט קיבל את טענת הנתבעת, כי הניחה שהתובע מחל לה על החוב ובכך נגרם לה נז</w:t>
        </w:r>
      </w:ins>
      <w:ins w:id="513" w:author="Shay Shushan" w:date="2026-08-12T12:47:00Z" w16du:dateUtc="2026-08-12T09:47:00Z">
        <w:r>
          <w:rPr>
            <w:rFonts w:ascii="David" w:hAnsi="David" w:cs="David" w:hint="cs"/>
            <w:spacing w:val="-2"/>
            <w:sz w:val="24"/>
            <w:szCs w:val="24"/>
            <w:rtl/>
          </w:rPr>
          <w:t>ק ראייתי</w:t>
        </w:r>
      </w:ins>
      <w:ins w:id="514" w:author="Shay Shushan" w:date="2026-08-12T12:52:00Z" w16du:dateUtc="2026-08-12T09:52:00Z">
        <w:r w:rsidR="00D85906">
          <w:rPr>
            <w:rFonts w:ascii="David" w:hAnsi="David" w:cs="David" w:hint="cs"/>
            <w:spacing w:val="-2"/>
            <w:sz w:val="24"/>
            <w:szCs w:val="24"/>
            <w:rtl/>
          </w:rPr>
          <w:t>, אולם נימק זאת בכך שאין מחלוקת שהתובע לא פנה אל הנתבעת במשך כל התקופה עם בקשה להחזר החוב.</w:t>
        </w:r>
      </w:ins>
      <w:ins w:id="515" w:author="Shay Shushan" w:date="2026-08-12T12:47:00Z" w16du:dateUtc="2026-08-12T09:47:00Z">
        <w:r>
          <w:rPr>
            <w:rFonts w:ascii="David" w:hAnsi="David" w:cs="David" w:hint="cs"/>
            <w:spacing w:val="-2"/>
            <w:sz w:val="24"/>
            <w:szCs w:val="24"/>
            <w:rtl/>
          </w:rPr>
          <w:t>.</w:t>
        </w:r>
      </w:ins>
    </w:p>
    <w:p w14:paraId="0D6AEFAA" w14:textId="6640BBFE" w:rsidR="00CB588E" w:rsidRDefault="00CB588E" w:rsidP="00CB588E">
      <w:pPr>
        <w:pStyle w:val="BodyText"/>
        <w:bidi/>
        <w:spacing w:before="227" w:line="331" w:lineRule="auto"/>
        <w:ind w:left="140" w:right="74"/>
        <w:jc w:val="left"/>
        <w:rPr>
          <w:ins w:id="516" w:author="Shay Shushan" w:date="2026-08-12T12:48:00Z" w16du:dateUtc="2026-08-12T09:48:00Z"/>
          <w:rFonts w:ascii="David" w:hAnsi="David" w:cs="David"/>
          <w:spacing w:val="-2"/>
          <w:sz w:val="24"/>
          <w:szCs w:val="24"/>
          <w:rtl/>
        </w:rPr>
      </w:pPr>
      <w:ins w:id="517" w:author="Shay Shushan" w:date="2026-08-12T12:47:00Z" w16du:dateUtc="2026-08-12T09:47:00Z">
        <w:r>
          <w:rPr>
            <w:rFonts w:ascii="David" w:hAnsi="David" w:cs="David" w:hint="cs"/>
            <w:spacing w:val="-2"/>
            <w:sz w:val="24"/>
            <w:szCs w:val="24"/>
            <w:rtl/>
          </w:rPr>
          <w:t>אלא שענייננו שונה לחלוטין מעניין אלמוג</w:t>
        </w:r>
      </w:ins>
      <w:ins w:id="518" w:author="Shay Shushan" w:date="2026-08-12T12:48:00Z" w16du:dateUtc="2026-08-12T09:48:00Z">
        <w:r>
          <w:rPr>
            <w:rFonts w:ascii="David" w:hAnsi="David" w:cs="David" w:hint="cs"/>
            <w:spacing w:val="-2"/>
            <w:sz w:val="24"/>
            <w:szCs w:val="24"/>
            <w:rtl/>
          </w:rPr>
          <w:t xml:space="preserve"> מהטעמים הבאים:</w:t>
        </w:r>
      </w:ins>
    </w:p>
    <w:p w14:paraId="72D1BEFE" w14:textId="57C44A78" w:rsidR="00CB588E" w:rsidRDefault="00CB588E" w:rsidP="00CB588E">
      <w:pPr>
        <w:pStyle w:val="BodyText"/>
        <w:bidi/>
        <w:spacing w:before="227" w:line="331" w:lineRule="auto"/>
        <w:ind w:left="140" w:right="74"/>
        <w:jc w:val="left"/>
        <w:rPr>
          <w:ins w:id="519" w:author="Shay Shushan" w:date="2026-08-12T12:49:00Z" w16du:dateUtc="2026-08-12T09:49:00Z"/>
          <w:rFonts w:ascii="David" w:hAnsi="David" w:cs="David"/>
          <w:spacing w:val="-2"/>
          <w:sz w:val="24"/>
          <w:szCs w:val="24"/>
          <w:rtl/>
        </w:rPr>
      </w:pPr>
      <w:ins w:id="520" w:author="Shay Shushan" w:date="2026-08-12T12:48:00Z" w16du:dateUtc="2026-08-12T09:48:00Z">
        <w:r>
          <w:rPr>
            <w:rFonts w:ascii="David" w:hAnsi="David" w:cs="David" w:hint="cs"/>
            <w:spacing w:val="-2"/>
            <w:sz w:val="24"/>
            <w:szCs w:val="24"/>
            <w:rtl/>
          </w:rPr>
          <w:t xml:space="preserve">ראשית, </w:t>
        </w:r>
      </w:ins>
      <w:ins w:id="521" w:author="Shay Shushan" w:date="2026-08-12T13:09:00Z" w16du:dateUtc="2026-08-12T10:09:00Z">
        <w:r w:rsidR="00BC1351">
          <w:rPr>
            <w:rFonts w:ascii="David" w:hAnsi="David" w:cs="David" w:hint="cs"/>
            <w:spacing w:val="-2"/>
            <w:sz w:val="24"/>
            <w:szCs w:val="24"/>
            <w:rtl/>
          </w:rPr>
          <w:t xml:space="preserve">בענייננו </w:t>
        </w:r>
      </w:ins>
      <w:ins w:id="522" w:author="Shay Shushan" w:date="2026-08-12T12:48:00Z" w16du:dateUtc="2026-08-12T09:48:00Z">
        <w:r>
          <w:rPr>
            <w:rFonts w:ascii="David" w:hAnsi="David" w:cs="David" w:hint="cs"/>
            <w:spacing w:val="-2"/>
            <w:sz w:val="24"/>
            <w:szCs w:val="24"/>
            <w:rtl/>
          </w:rPr>
          <w:t xml:space="preserve">אין מדובר בהלוואה כספית, אלא בנזקי גוף ובנפגע עבירה, אשר כפי שנקבע בעניין פלונית, השתהות בהגשת תובענה של נפגע עבירה </w:t>
        </w:r>
      </w:ins>
      <w:ins w:id="523" w:author="Shay Shushan" w:date="2026-08-12T12:49:00Z" w16du:dateUtc="2026-08-12T09:49:00Z">
        <w:r>
          <w:rPr>
            <w:rFonts w:ascii="David" w:hAnsi="David" w:cs="David" w:hint="cs"/>
            <w:spacing w:val="-2"/>
            <w:sz w:val="24"/>
            <w:szCs w:val="24"/>
            <w:rtl/>
          </w:rPr>
          <w:t>לא תתפרש כוויתור על זכותו לתבוע.</w:t>
        </w:r>
      </w:ins>
    </w:p>
    <w:p w14:paraId="3F7F1E2F" w14:textId="29BB2612" w:rsidR="00CB588E" w:rsidRPr="00CB588E" w:rsidRDefault="00CB588E" w:rsidP="00CB588E">
      <w:pPr>
        <w:pStyle w:val="BodyText"/>
        <w:bidi/>
        <w:spacing w:before="227" w:line="331" w:lineRule="auto"/>
        <w:ind w:left="140" w:right="74"/>
        <w:jc w:val="left"/>
        <w:rPr>
          <w:ins w:id="524" w:author="Shay Shushan" w:date="2026-08-12T12:45:00Z" w16du:dateUtc="2026-08-12T09:45:00Z"/>
          <w:rFonts w:ascii="David" w:hAnsi="David" w:cs="David"/>
          <w:sz w:val="24"/>
          <w:szCs w:val="24"/>
          <w:u w:val="single"/>
          <w:rPrChange w:id="525" w:author="Shay Shushan" w:date="2026-08-12T12:46:00Z" w16du:dateUtc="2026-08-12T09:46:00Z">
            <w:rPr>
              <w:ins w:id="526" w:author="Shay Shushan" w:date="2026-08-12T12:45:00Z" w16du:dateUtc="2026-08-12T09:45:00Z"/>
              <w:rFonts w:ascii="David" w:hAnsi="David" w:cs="David"/>
              <w:sz w:val="24"/>
              <w:szCs w:val="24"/>
            </w:rPr>
          </w:rPrChange>
        </w:rPr>
      </w:pPr>
      <w:ins w:id="527" w:author="Shay Shushan" w:date="2026-08-12T12:49:00Z" w16du:dateUtc="2026-08-12T09:49:00Z">
        <w:r>
          <w:rPr>
            <w:rFonts w:ascii="David" w:hAnsi="David" w:cs="David" w:hint="cs"/>
            <w:spacing w:val="-2"/>
            <w:sz w:val="24"/>
            <w:szCs w:val="24"/>
            <w:rtl/>
          </w:rPr>
          <w:t xml:space="preserve">שנית, </w:t>
        </w:r>
      </w:ins>
      <w:ins w:id="528" w:author="Shay Shushan" w:date="2026-08-12T12:53:00Z" w16du:dateUtc="2026-08-12T09:53:00Z">
        <w:r w:rsidR="00D85906">
          <w:rPr>
            <w:rFonts w:ascii="David" w:hAnsi="David" w:cs="David" w:hint="cs"/>
            <w:spacing w:val="-2"/>
            <w:sz w:val="24"/>
            <w:szCs w:val="24"/>
            <w:rtl/>
          </w:rPr>
          <w:t>כפי ש</w:t>
        </w:r>
      </w:ins>
      <w:ins w:id="529" w:author="Shay Shushan" w:date="2026-08-12T12:49:00Z" w16du:dateUtc="2026-08-12T09:49:00Z">
        <w:r>
          <w:rPr>
            <w:rFonts w:ascii="David" w:hAnsi="David" w:cs="David" w:hint="cs"/>
            <w:spacing w:val="-2"/>
            <w:sz w:val="24"/>
            <w:szCs w:val="24"/>
            <w:rtl/>
          </w:rPr>
          <w:t>ציין בית המשפט</w:t>
        </w:r>
      </w:ins>
      <w:ins w:id="530" w:author="Shay Shushan" w:date="2026-08-12T13:10:00Z" w16du:dateUtc="2026-08-12T10:10:00Z">
        <w:r w:rsidR="00BC1351">
          <w:rPr>
            <w:rFonts w:ascii="David" w:hAnsi="David" w:cs="David" w:hint="cs"/>
            <w:spacing w:val="-2"/>
            <w:sz w:val="24"/>
            <w:szCs w:val="24"/>
            <w:rtl/>
          </w:rPr>
          <w:t xml:space="preserve"> בעניין אלמוג</w:t>
        </w:r>
      </w:ins>
      <w:ins w:id="531" w:author="Shay Shushan" w:date="2026-08-12T12:49:00Z" w16du:dateUtc="2026-08-12T09:49:00Z">
        <w:r>
          <w:rPr>
            <w:rFonts w:ascii="David" w:hAnsi="David" w:cs="David" w:hint="cs"/>
            <w:spacing w:val="-2"/>
            <w:sz w:val="24"/>
            <w:szCs w:val="24"/>
            <w:rtl/>
          </w:rPr>
          <w:t xml:space="preserve">, </w:t>
        </w:r>
      </w:ins>
      <w:ins w:id="532" w:author="Shay Shushan" w:date="2026-08-12T12:53:00Z" w16du:dateUtc="2026-08-12T09:53:00Z">
        <w:r w:rsidR="00D85906">
          <w:rPr>
            <w:rFonts w:ascii="David" w:hAnsi="David" w:cs="David" w:hint="cs"/>
            <w:spacing w:val="-2"/>
            <w:sz w:val="24"/>
            <w:szCs w:val="24"/>
            <w:rtl/>
          </w:rPr>
          <w:t>לא הייתה</w:t>
        </w:r>
      </w:ins>
      <w:ins w:id="533" w:author="Shay Shushan" w:date="2026-08-12T12:49:00Z" w16du:dateUtc="2026-08-12T09:49:00Z">
        <w:r>
          <w:rPr>
            <w:rFonts w:ascii="David" w:hAnsi="David" w:cs="David" w:hint="cs"/>
            <w:spacing w:val="-2"/>
            <w:sz w:val="24"/>
            <w:szCs w:val="24"/>
            <w:rtl/>
          </w:rPr>
          <w:t xml:space="preserve"> מחלוקת שהתובע לא פנה לנתבעת ולו פעם אחת במשך כל התקופה עם בקשה להחזר החוב</w:t>
        </w:r>
      </w:ins>
      <w:ins w:id="534" w:author="Shay Shushan" w:date="2026-08-12T12:50:00Z" w16du:dateUtc="2026-08-12T09:50:00Z">
        <w:r>
          <w:rPr>
            <w:rFonts w:ascii="David" w:hAnsi="David" w:cs="David" w:hint="cs"/>
            <w:spacing w:val="-2"/>
            <w:sz w:val="24"/>
            <w:szCs w:val="24"/>
            <w:rtl/>
          </w:rPr>
          <w:t>. לעומת זאת בענייננו פנה המשיב למבקש עם דרישה לפיצוי וזאת כמעט שנה וחצי טרם הגשת התביעה דנן, ואף הגיש תלונה במשטרה</w:t>
        </w:r>
      </w:ins>
      <w:ins w:id="535" w:author="Shay Shushan" w:date="2026-08-12T12:51:00Z" w16du:dateUtc="2026-08-12T09:51:00Z">
        <w:r>
          <w:rPr>
            <w:rFonts w:ascii="David" w:hAnsi="David" w:cs="David" w:hint="cs"/>
            <w:spacing w:val="-2"/>
            <w:sz w:val="24"/>
            <w:szCs w:val="24"/>
            <w:rtl/>
          </w:rPr>
          <w:t xml:space="preserve"> כשנה לפני הגשת התביעה. רק </w:t>
        </w:r>
        <w:proofErr w:type="spellStart"/>
        <w:r>
          <w:rPr>
            <w:rFonts w:ascii="David" w:hAnsi="David" w:cs="David" w:hint="cs"/>
            <w:spacing w:val="-2"/>
            <w:sz w:val="24"/>
            <w:szCs w:val="24"/>
            <w:rtl/>
          </w:rPr>
          <w:t>משלא</w:t>
        </w:r>
        <w:proofErr w:type="spellEnd"/>
        <w:r>
          <w:rPr>
            <w:rFonts w:ascii="David" w:hAnsi="David" w:cs="David" w:hint="cs"/>
            <w:spacing w:val="-2"/>
            <w:sz w:val="24"/>
            <w:szCs w:val="24"/>
            <w:rtl/>
          </w:rPr>
          <w:t xml:space="preserve"> נתקבלה החלטה בעניין התלונה במשטרה, הגיש המשיב את התביעה. כלומר, המשיב ביצע פעולות אל מו</w:t>
        </w:r>
      </w:ins>
      <w:ins w:id="536" w:author="Shay Shushan" w:date="2026-08-12T12:52:00Z" w16du:dateUtc="2026-08-12T09:52:00Z">
        <w:r>
          <w:rPr>
            <w:rFonts w:ascii="David" w:hAnsi="David" w:cs="David" w:hint="cs"/>
            <w:spacing w:val="-2"/>
            <w:sz w:val="24"/>
            <w:szCs w:val="24"/>
            <w:rtl/>
          </w:rPr>
          <w:t>ל המבקש ואל מול המשטרה טרם הגשת התביעה</w:t>
        </w:r>
        <w:r w:rsidR="00D85906">
          <w:rPr>
            <w:rFonts w:ascii="David" w:hAnsi="David" w:cs="David" w:hint="cs"/>
            <w:spacing w:val="-2"/>
            <w:sz w:val="24"/>
            <w:szCs w:val="24"/>
            <w:rtl/>
          </w:rPr>
          <w:t>.</w:t>
        </w:r>
      </w:ins>
    </w:p>
    <w:p w14:paraId="2B04FD10" w14:textId="11218F16" w:rsidR="00AC5A37" w:rsidRPr="00AC5A37" w:rsidDel="00D85906" w:rsidRDefault="00AC5A37" w:rsidP="00AC5A37">
      <w:pPr>
        <w:pStyle w:val="BodyText"/>
        <w:bidi/>
        <w:spacing w:before="164" w:line="316" w:lineRule="auto"/>
        <w:ind w:left="140" w:right="128" w:hanging="1"/>
        <w:jc w:val="left"/>
        <w:rPr>
          <w:del w:id="537" w:author="Shay Shushan" w:date="2026-08-12T12:53:00Z" w16du:dateUtc="2026-08-12T09:53:00Z"/>
          <w:rFonts w:ascii="David" w:hAnsi="David" w:cs="David"/>
          <w:sz w:val="24"/>
          <w:szCs w:val="24"/>
        </w:rPr>
      </w:pPr>
      <w:del w:id="538" w:author="Shay Shushan" w:date="2026-08-12T12:53:00Z" w16du:dateUtc="2026-08-12T09:53:00Z">
        <w:r w:rsidRPr="00AC5A37" w:rsidDel="00D85906">
          <w:rPr>
            <w:rFonts w:ascii="David" w:hAnsi="David" w:cs="David"/>
            <w:b/>
            <w:bCs/>
            <w:sz w:val="24"/>
            <w:szCs w:val="24"/>
          </w:rPr>
          <w:delText>.13</w:delText>
        </w:r>
        <w:r w:rsidRPr="00AC5A37" w:rsidDel="00D85906">
          <w:rPr>
            <w:rFonts w:ascii="David" w:hAnsi="David" w:cs="David"/>
            <w:spacing w:val="5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בענייננו</w:delText>
        </w:r>
        <w:r w:rsidRPr="00AC5A37" w:rsidDel="00D85906">
          <w:rPr>
            <w:rFonts w:ascii="David" w:hAnsi="David" w:cs="David"/>
            <w:sz w:val="24"/>
            <w:szCs w:val="24"/>
          </w:rPr>
          <w:delText>,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לעומת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זאת</w:delText>
        </w:r>
        <w:r w:rsidRPr="00AC5A37" w:rsidDel="00D85906">
          <w:rPr>
            <w:rFonts w:ascii="David" w:hAnsi="David" w:cs="David"/>
            <w:sz w:val="24"/>
            <w:szCs w:val="24"/>
          </w:rPr>
          <w:delText>,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התובע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פנה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אל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הנתבע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בכתב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בדרישת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פיצוי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מפורשת</w:delText>
        </w:r>
        <w:r w:rsidRPr="00AC5A37" w:rsidDel="00D85906">
          <w:rPr>
            <w:rFonts w:ascii="David" w:hAnsi="David" w:cs="David"/>
            <w:sz w:val="24"/>
            <w:szCs w:val="24"/>
          </w:rPr>
          <w:delText>,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והנתבע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בחר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להתכחש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לה</w:delText>
        </w:r>
        <w:r w:rsidRPr="00AC5A37" w:rsidDel="00D85906">
          <w:rPr>
            <w:rFonts w:ascii="David" w:hAnsi="David" w:cs="David"/>
            <w:spacing w:val="-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בעל</w:delText>
        </w:r>
        <w:r w:rsidRPr="00AC5A37" w:rsidDel="00D85906">
          <w:rPr>
            <w:rFonts w:ascii="David" w:hAnsi="David" w:cs="David"/>
            <w:b/>
            <w:bCs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פה</w:delText>
        </w:r>
        <w:r w:rsidRPr="00AC5A37" w:rsidDel="00D85906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לשליח</w:delText>
        </w:r>
        <w:r w:rsidRPr="00AC5A37" w:rsidDel="00D85906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ולא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להשיב</w:delText>
        </w:r>
        <w:r w:rsidRPr="00AC5A37" w:rsidDel="00D85906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בכתב</w:delText>
        </w:r>
        <w:r w:rsidRPr="00AC5A37" w:rsidDel="00D85906">
          <w:rPr>
            <w:rFonts w:ascii="David" w:hAnsi="David" w:cs="David"/>
            <w:sz w:val="24"/>
            <w:szCs w:val="24"/>
          </w:rPr>
          <w:delText>.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ממילא</w:delText>
        </w:r>
        <w:r w:rsidRPr="00AC5A37" w:rsidDel="00D85906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אין</w:delText>
        </w:r>
        <w:r w:rsidRPr="00AC5A37" w:rsidDel="00D85906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לפנינו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תובע</w:delText>
        </w:r>
        <w:r w:rsidRPr="00AC5A37" w:rsidDel="00D85906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שהחריש</w:delText>
        </w:r>
        <w:r w:rsidRPr="00AC5A37" w:rsidDel="00D85906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לחלוטין</w:delText>
        </w:r>
        <w:r w:rsidRPr="00AC5A37" w:rsidDel="00D85906">
          <w:rPr>
            <w:rFonts w:ascii="David" w:hAnsi="David" w:cs="David"/>
            <w:sz w:val="24"/>
            <w:szCs w:val="24"/>
          </w:rPr>
          <w:delText>.</w:delText>
        </w:r>
      </w:del>
    </w:p>
    <w:p w14:paraId="796D1FE2" w14:textId="4D119E20" w:rsidR="00AC5A37" w:rsidRPr="00AC5A37" w:rsidDel="00D85906" w:rsidRDefault="00AC5A37" w:rsidP="00AC5A37">
      <w:pPr>
        <w:pStyle w:val="BodyText"/>
        <w:bidi/>
        <w:spacing w:before="177" w:line="331" w:lineRule="auto"/>
        <w:ind w:left="140" w:right="74"/>
        <w:jc w:val="left"/>
        <w:rPr>
          <w:del w:id="539" w:author="Shay Shushan" w:date="2026-08-12T12:53:00Z" w16du:dateUtc="2026-08-12T09:53:00Z"/>
          <w:rFonts w:ascii="David" w:hAnsi="David" w:cs="David"/>
          <w:sz w:val="24"/>
          <w:szCs w:val="24"/>
        </w:rPr>
      </w:pPr>
      <w:del w:id="540" w:author="Shay Shushan" w:date="2026-08-12T12:53:00Z" w16du:dateUtc="2026-08-12T09:53:00Z">
        <w:r w:rsidRPr="00AC5A37" w:rsidDel="00D85906">
          <w:rPr>
            <w:rFonts w:ascii="David" w:hAnsi="David" w:cs="David"/>
            <w:b/>
            <w:bCs/>
            <w:spacing w:val="-2"/>
            <w:sz w:val="24"/>
            <w:szCs w:val="24"/>
          </w:rPr>
          <w:delText>.14</w:delText>
        </w:r>
        <w:r w:rsidRPr="00AC5A37" w:rsidDel="00D85906">
          <w:rPr>
            <w:rFonts w:ascii="David" w:hAnsi="David" w:cs="David"/>
            <w:spacing w:val="60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יתרה מזו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</w:rPr>
          <w:delText>,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 xml:space="preserve"> הנתבע עצמו מודה כי גיבויי מצלמות הדרך ויומני הנסיעות והטיפולים נשמרו אצלו אך ורק לצרכיו</w:delText>
        </w:r>
        <w:r w:rsidRPr="00AC5A37" w:rsidDel="00D85906">
          <w:rPr>
            <w:rFonts w:ascii="David" w:hAnsi="David" w:cs="David"/>
            <w:b/>
            <w:bCs/>
            <w:spacing w:val="-2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התפעוליים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השוטפים</w:delText>
        </w:r>
        <w:r w:rsidRPr="00AC5A37" w:rsidDel="00D85906">
          <w:rPr>
            <w:rFonts w:ascii="David" w:hAnsi="David" w:cs="David"/>
            <w:sz w:val="24"/>
            <w:szCs w:val="24"/>
          </w:rPr>
          <w:delText>.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מכאן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שמחיקתם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בשנת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</w:rPr>
          <w:delText>2022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נעשתה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במהלך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העסקים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הרגיל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של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מי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שמנהל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עסק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להובלות</w:delText>
        </w:r>
        <w:r w:rsidRPr="00AC5A37" w:rsidDel="00D85906">
          <w:rPr>
            <w:rFonts w:ascii="David" w:hAnsi="David" w:cs="David"/>
            <w:sz w:val="24"/>
            <w:szCs w:val="24"/>
          </w:rPr>
          <w:delText>,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 xml:space="preserve"> ולא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מתוך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הסתמכות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על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שתיקת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התובע</w:delText>
        </w:r>
        <w:r w:rsidRPr="00AC5A37" w:rsidDel="00D85906">
          <w:rPr>
            <w:rFonts w:ascii="David" w:hAnsi="David" w:cs="David"/>
            <w:sz w:val="24"/>
            <w:szCs w:val="24"/>
          </w:rPr>
          <w:delText>.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בכך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נשמט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היסוד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המרכזי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שעליו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נשענה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ההכרעה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בת</w:delText>
        </w:r>
        <w:r w:rsidRPr="00AC5A37" w:rsidDel="00D85906">
          <w:rPr>
            <w:rFonts w:ascii="David" w:hAnsi="David" w:cs="David"/>
            <w:sz w:val="24"/>
            <w:szCs w:val="24"/>
          </w:rPr>
          <w:delText>"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א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</w:rPr>
          <w:delText>2233-14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אלמוג</w:delText>
        </w:r>
        <w:r w:rsidRPr="00AC5A37" w:rsidDel="00D85906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נ</w:delText>
        </w:r>
        <w:r w:rsidRPr="00AC5A37" w:rsidDel="00D85906">
          <w:rPr>
            <w:rFonts w:ascii="David" w:hAnsi="David" w:cs="David"/>
            <w:sz w:val="24"/>
            <w:szCs w:val="24"/>
          </w:rPr>
          <w:delText>'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 xml:space="preserve"> הדולפין בע</w:delText>
        </w:r>
        <w:r w:rsidRPr="00AC5A37" w:rsidDel="00D85906">
          <w:rPr>
            <w:rFonts w:ascii="David" w:hAnsi="David" w:cs="David"/>
            <w:sz w:val="24"/>
            <w:szCs w:val="24"/>
          </w:rPr>
          <w:delText>"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</w:delText>
        </w:r>
        <w:r w:rsidRPr="00AC5A37" w:rsidDel="00D85906">
          <w:rPr>
            <w:rFonts w:ascii="David" w:hAnsi="David" w:cs="David"/>
            <w:sz w:val="24"/>
            <w:szCs w:val="24"/>
          </w:rPr>
          <w:delText>.</w:delText>
        </w:r>
      </w:del>
    </w:p>
    <w:p w14:paraId="6A6D0F78" w14:textId="45A607ED" w:rsidR="00AC5A37" w:rsidRPr="00AC5A37" w:rsidDel="00D85906" w:rsidRDefault="00AC5A37" w:rsidP="00AC5A37">
      <w:pPr>
        <w:pStyle w:val="BodyText"/>
        <w:bidi/>
        <w:spacing w:before="165" w:line="316" w:lineRule="auto"/>
        <w:ind w:left="140" w:right="74"/>
        <w:jc w:val="left"/>
        <w:rPr>
          <w:del w:id="541" w:author="Shay Shushan" w:date="2026-08-12T12:53:00Z" w16du:dateUtc="2026-08-12T09:53:00Z"/>
          <w:rFonts w:ascii="David" w:hAnsi="David" w:cs="David"/>
          <w:sz w:val="24"/>
          <w:szCs w:val="24"/>
        </w:rPr>
      </w:pPr>
      <w:del w:id="542" w:author="Shay Shushan" w:date="2026-08-12T12:53:00Z" w16du:dateUtc="2026-08-12T09:53:00Z">
        <w:r w:rsidRPr="00AC5A37" w:rsidDel="00D85906">
          <w:rPr>
            <w:rFonts w:ascii="David" w:hAnsi="David" w:cs="David"/>
            <w:b/>
            <w:bCs/>
            <w:sz w:val="24"/>
            <w:szCs w:val="24"/>
          </w:rPr>
          <w:delText>.15</w:delText>
        </w:r>
        <w:r w:rsidRPr="00AC5A37" w:rsidDel="00D85906">
          <w:rPr>
            <w:rFonts w:ascii="David" w:hAnsi="David" w:cs="David"/>
            <w:spacing w:val="42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ממילא</w:delText>
        </w:r>
        <w:r w:rsidRPr="00AC5A37" w:rsidDel="00D85906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אין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הנתבע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יכול</w:delText>
        </w:r>
        <w:r w:rsidRPr="00AC5A37" w:rsidDel="00D85906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להישמע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בטענת</w:delText>
        </w:r>
        <w:r w:rsidRPr="00AC5A37" w:rsidDel="00D85906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נזק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ראייתי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כאשר</w:delText>
        </w:r>
        <w:r w:rsidRPr="00AC5A37" w:rsidDel="00D85906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הוא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זה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שנמלט</w:delText>
        </w:r>
        <w:r w:rsidRPr="00AC5A37" w:rsidDel="00D85906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ממקום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התאונה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ומנע</w:delText>
        </w:r>
        <w:r w:rsidRPr="00AC5A37" w:rsidDel="00D85906">
          <w:rPr>
            <w:rFonts w:ascii="David" w:hAnsi="David" w:cs="David"/>
            <w:spacing w:val="-12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מן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התובע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ומן</w:delText>
        </w:r>
        <w:r w:rsidRPr="00AC5A37" w:rsidDel="00D85906">
          <w:rPr>
            <w:rFonts w:ascii="David" w:hAnsi="David" w:cs="David"/>
            <w:b/>
            <w:bCs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הרשויות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את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איסוף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הראיות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בזמן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אמת</w:delText>
        </w:r>
        <w:r w:rsidRPr="00AC5A37" w:rsidDel="00D85906">
          <w:rPr>
            <w:rFonts w:ascii="David" w:hAnsi="David" w:cs="David"/>
            <w:sz w:val="24"/>
            <w:szCs w:val="24"/>
          </w:rPr>
          <w:delText>.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מי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שגרם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בהתנהגותו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לחסר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ראייתי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לא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יוכל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לעשות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מן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החסר</w:delText>
        </w:r>
        <w:r w:rsidRPr="00AC5A37" w:rsidDel="00D85906">
          <w:rPr>
            <w:rFonts w:ascii="David" w:hAnsi="David" w:cs="David"/>
            <w:spacing w:val="-13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מגן</w:delText>
        </w:r>
        <w:r w:rsidRPr="00AC5A37" w:rsidDel="00D85906">
          <w:rPr>
            <w:rFonts w:ascii="David" w:hAnsi="David" w:cs="David"/>
            <w:sz w:val="24"/>
            <w:szCs w:val="24"/>
          </w:rPr>
          <w:delText>.</w:delText>
        </w:r>
      </w:del>
    </w:p>
    <w:p w14:paraId="74F75DDC" w14:textId="3B1604D8" w:rsidR="00AC5A37" w:rsidDel="00D85906" w:rsidRDefault="00AC5A37" w:rsidP="00AC5A37">
      <w:pPr>
        <w:pStyle w:val="BodyText"/>
        <w:bidi/>
        <w:spacing w:before="178" w:line="331" w:lineRule="auto"/>
        <w:ind w:left="140" w:right="128" w:hanging="1"/>
        <w:jc w:val="left"/>
        <w:rPr>
          <w:del w:id="543" w:author="Shay Shushan" w:date="2026-08-12T12:53:00Z" w16du:dateUtc="2026-08-12T09:53:00Z"/>
          <w:rFonts w:ascii="David" w:hAnsi="David" w:cs="David"/>
          <w:spacing w:val="-2"/>
          <w:sz w:val="24"/>
          <w:szCs w:val="24"/>
          <w:rtl/>
        </w:rPr>
      </w:pPr>
      <w:del w:id="544" w:author="Shay Shushan" w:date="2026-08-12T12:53:00Z" w16du:dateUtc="2026-08-12T09:53:00Z">
        <w:r w:rsidRPr="00AC5A37" w:rsidDel="00D85906">
          <w:rPr>
            <w:rFonts w:ascii="David" w:hAnsi="David" w:cs="David"/>
            <w:b/>
            <w:bCs/>
            <w:sz w:val="24"/>
            <w:szCs w:val="24"/>
          </w:rPr>
          <w:delText>.16</w:delText>
        </w:r>
        <w:r w:rsidRPr="00AC5A37" w:rsidDel="00D85906">
          <w:rPr>
            <w:rFonts w:ascii="David" w:hAnsi="David" w:cs="David"/>
            <w:spacing w:val="55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לכל הפחות</w:delText>
        </w:r>
        <w:r w:rsidRPr="00AC5A37" w:rsidDel="00D85906">
          <w:rPr>
            <w:rFonts w:ascii="David" w:hAnsi="David" w:cs="David"/>
            <w:sz w:val="24"/>
            <w:szCs w:val="24"/>
          </w:rPr>
          <w:delText>,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 xml:space="preserve"> טענות</w:delText>
        </w:r>
        <w:r w:rsidRPr="00AC5A37" w:rsidDel="00D85906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אלה הן טענות עובדתיות</w:delText>
        </w:r>
        <w:r w:rsidRPr="00AC5A37" w:rsidDel="00D85906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טעונות הוכחה</w:delText>
        </w:r>
        <w:r w:rsidRPr="00AC5A37" w:rsidDel="00D85906">
          <w:rPr>
            <w:rFonts w:ascii="David" w:hAnsi="David" w:cs="David"/>
            <w:sz w:val="24"/>
            <w:szCs w:val="24"/>
          </w:rPr>
          <w:delText>,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 xml:space="preserve"> ומקומן</w:delText>
        </w:r>
        <w:r w:rsidRPr="00AC5A37" w:rsidDel="00D85906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בבירור לגופו של</w:delText>
        </w:r>
        <w:r w:rsidRPr="00AC5A37" w:rsidDel="00D85906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עניין ולא בהליך</w:delText>
        </w:r>
        <w:r w:rsidRPr="00AC5A37" w:rsidDel="00D85906">
          <w:rPr>
            <w:rFonts w:ascii="David" w:hAnsi="David" w:cs="David"/>
            <w:spacing w:val="-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של</w:delText>
        </w:r>
        <w:r w:rsidRPr="00AC5A37" w:rsidDel="00D85906">
          <w:rPr>
            <w:rFonts w:ascii="David" w:hAnsi="David" w:cs="David"/>
            <w:b/>
            <w:bCs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סילוק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על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הסף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</w:rPr>
          <w:delText>.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משקלן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הראייתי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של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הראיות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שהושמדו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</w:rPr>
          <w:delText>,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ככל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שיוכח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כי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הושמדו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</w:rPr>
          <w:delText>,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יישקל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בסיום</w:delText>
        </w:r>
        <w:r w:rsidRPr="00AC5A37" w:rsidDel="00D85906">
          <w:rPr>
            <w:rFonts w:ascii="David" w:hAnsi="David" w:cs="David"/>
            <w:spacing w:val="-11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ההליך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</w:rPr>
          <w:delText>.</w:delText>
        </w:r>
      </w:del>
    </w:p>
    <w:p w14:paraId="2C937853" w14:textId="56207287" w:rsidR="00D85906" w:rsidRPr="00D85906" w:rsidRDefault="00D85906" w:rsidP="00D85906">
      <w:pPr>
        <w:pStyle w:val="BodyText"/>
        <w:bidi/>
        <w:spacing w:before="178" w:line="331" w:lineRule="auto"/>
        <w:ind w:left="140" w:right="128" w:hanging="1"/>
        <w:jc w:val="left"/>
        <w:rPr>
          <w:ins w:id="545" w:author="Shay Shushan" w:date="2026-08-12T12:54:00Z" w16du:dateUtc="2026-08-12T09:54:00Z"/>
          <w:rFonts w:ascii="David" w:hAnsi="David" w:cs="David"/>
          <w:sz w:val="24"/>
          <w:szCs w:val="24"/>
          <w:u w:val="single"/>
          <w:rPrChange w:id="546" w:author="Shay Shushan" w:date="2026-08-12T12:54:00Z" w16du:dateUtc="2026-08-12T09:54:00Z">
            <w:rPr>
              <w:ins w:id="547" w:author="Shay Shushan" w:date="2026-08-12T12:54:00Z" w16du:dateUtc="2026-08-12T09:54:00Z"/>
              <w:rFonts w:ascii="David" w:hAnsi="David" w:cs="David"/>
              <w:sz w:val="24"/>
              <w:szCs w:val="24"/>
            </w:rPr>
          </w:rPrChange>
        </w:rPr>
      </w:pPr>
      <w:ins w:id="548" w:author="Shay Shushan" w:date="2026-08-12T12:54:00Z" w16du:dateUtc="2026-08-12T09:54:00Z">
        <w:r>
          <w:rPr>
            <w:rFonts w:ascii="David" w:hAnsi="David" w:cs="David" w:hint="cs"/>
            <w:sz w:val="24"/>
            <w:szCs w:val="24"/>
            <w:u w:val="single"/>
            <w:rtl/>
          </w:rPr>
          <w:t>ואם לא די בכל אלה, הרי ש</w:t>
        </w:r>
      </w:ins>
      <w:moveToRangeStart w:id="549" w:author="Shay Shushan" w:date="2026-08-12T12:54:00Z" w:name="move237431688"/>
      <w:moveTo w:id="550" w:author="Shay Shushan" w:date="2026-08-12T12:54:00Z" w16du:dateUtc="2026-08-12T09:54:00Z">
        <w:del w:id="551" w:author="Shay Shushan" w:date="2026-08-12T12:54:00Z" w16du:dateUtc="2026-08-12T09:54:00Z">
          <w:r w:rsidRPr="00AC5A37" w:rsidDel="00D85906">
            <w:rPr>
              <w:rFonts w:ascii="David" w:hAnsi="David" w:cs="David"/>
              <w:spacing w:val="-2"/>
              <w:sz w:val="24"/>
              <w:szCs w:val="24"/>
              <w:rtl/>
            </w:rPr>
            <w:delText>ה</w:delText>
          </w:r>
        </w:del>
        <w:r w:rsidRPr="00AC5A37">
          <w:rPr>
            <w:rFonts w:ascii="David" w:hAnsi="David" w:cs="David"/>
            <w:spacing w:val="-2"/>
            <w:sz w:val="24"/>
            <w:szCs w:val="24"/>
            <w:rtl/>
          </w:rPr>
          <w:t>טענה</w:t>
        </w:r>
        <w:r w:rsidRPr="00AC5A37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pacing w:val="-2"/>
            <w:sz w:val="24"/>
            <w:szCs w:val="24"/>
            <w:rtl/>
          </w:rPr>
          <w:t>כי</w:t>
        </w:r>
        <w:r w:rsidRPr="00AC5A37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pacing w:val="-2"/>
            <w:sz w:val="24"/>
            <w:szCs w:val="24"/>
            <w:rtl/>
          </w:rPr>
          <w:t>מדובר</w:t>
        </w:r>
        <w:r w:rsidRPr="00AC5A37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pacing w:val="-2"/>
            <w:sz w:val="24"/>
            <w:szCs w:val="24"/>
            <w:rtl/>
          </w:rPr>
          <w:t>בשיהוי</w:t>
        </w:r>
        <w:r w:rsidRPr="00AC5A37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pacing w:val="-2"/>
            <w:sz w:val="24"/>
            <w:szCs w:val="24"/>
            <w:rtl/>
          </w:rPr>
          <w:t>אינה</w:t>
        </w:r>
        <w:r w:rsidRPr="00AC5A37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pacing w:val="-2"/>
            <w:sz w:val="24"/>
            <w:szCs w:val="24"/>
            <w:rtl/>
          </w:rPr>
          <w:t>מתיישבת</w:t>
        </w:r>
      </w:moveTo>
      <w:ins w:id="552" w:author="Shay Shushan" w:date="2026-08-12T13:11:00Z" w16du:dateUtc="2026-08-12T10:11:00Z">
        <w:r w:rsidR="00BC1351">
          <w:rPr>
            <w:rFonts w:ascii="David" w:hAnsi="David" w:cs="David" w:hint="cs"/>
            <w:spacing w:val="-2"/>
            <w:sz w:val="24"/>
            <w:szCs w:val="24"/>
            <w:rtl/>
          </w:rPr>
          <w:t xml:space="preserve"> עם</w:t>
        </w:r>
      </w:ins>
      <w:moveTo w:id="553" w:author="Shay Shushan" w:date="2026-08-12T12:54:00Z" w16du:dateUtc="2026-08-12T09:54:00Z">
        <w:r w:rsidRPr="00AC5A37">
          <w:rPr>
            <w:rFonts w:ascii="David" w:hAnsi="David" w:cs="David"/>
            <w:spacing w:val="-11"/>
            <w:sz w:val="24"/>
            <w:szCs w:val="24"/>
            <w:rtl/>
          </w:rPr>
          <w:t xml:space="preserve"> </w:t>
        </w:r>
        <w:del w:id="554" w:author="Shay Shushan" w:date="2026-08-12T12:55:00Z" w16du:dateUtc="2026-08-12T09:55:00Z">
          <w:r w:rsidRPr="00AC5A37" w:rsidDel="00D85906">
            <w:rPr>
              <w:rFonts w:ascii="David" w:hAnsi="David" w:cs="David"/>
              <w:spacing w:val="-2"/>
              <w:sz w:val="24"/>
              <w:szCs w:val="24"/>
              <w:rtl/>
            </w:rPr>
            <w:delText>עם</w:delText>
          </w:r>
          <w:r w:rsidRPr="00AC5A37" w:rsidDel="00D85906">
            <w:rPr>
              <w:rFonts w:ascii="David" w:hAnsi="David" w:cs="David"/>
              <w:spacing w:val="-11"/>
              <w:sz w:val="24"/>
              <w:szCs w:val="24"/>
              <w:rtl/>
            </w:rPr>
            <w:delText xml:space="preserve"> </w:delText>
          </w:r>
          <w:r w:rsidRPr="00AC5A37" w:rsidDel="00D85906">
            <w:rPr>
              <w:rFonts w:ascii="David" w:hAnsi="David" w:cs="David"/>
              <w:spacing w:val="-2"/>
              <w:sz w:val="24"/>
              <w:szCs w:val="24"/>
              <w:rtl/>
            </w:rPr>
            <w:delText>העובדה</w:delText>
          </w:r>
          <w:r w:rsidRPr="00AC5A37" w:rsidDel="00D85906">
            <w:rPr>
              <w:rFonts w:ascii="David" w:hAnsi="David" w:cs="David"/>
              <w:spacing w:val="-11"/>
              <w:sz w:val="24"/>
              <w:szCs w:val="24"/>
              <w:rtl/>
            </w:rPr>
            <w:delText xml:space="preserve"> </w:delText>
          </w:r>
          <w:r w:rsidRPr="00AC5A37" w:rsidDel="00D85906">
            <w:rPr>
              <w:rFonts w:ascii="David" w:hAnsi="David" w:cs="David"/>
              <w:spacing w:val="-2"/>
              <w:sz w:val="24"/>
              <w:szCs w:val="24"/>
              <w:rtl/>
            </w:rPr>
            <w:delText>שהתביעה</w:delText>
          </w:r>
          <w:r w:rsidRPr="00AC5A37" w:rsidDel="00D85906">
            <w:rPr>
              <w:rFonts w:ascii="David" w:hAnsi="David" w:cs="David"/>
              <w:spacing w:val="-11"/>
              <w:sz w:val="24"/>
              <w:szCs w:val="24"/>
              <w:rtl/>
            </w:rPr>
            <w:delText xml:space="preserve"> </w:delText>
          </w:r>
          <w:r w:rsidRPr="00AC5A37" w:rsidDel="00D85906">
            <w:rPr>
              <w:rFonts w:ascii="David" w:hAnsi="David" w:cs="David"/>
              <w:spacing w:val="-2"/>
              <w:sz w:val="24"/>
              <w:szCs w:val="24"/>
              <w:rtl/>
            </w:rPr>
            <w:delText>הוגשה</w:delText>
          </w:r>
          <w:r w:rsidRPr="00AC5A37" w:rsidDel="00D85906">
            <w:rPr>
              <w:rFonts w:ascii="David" w:hAnsi="David" w:cs="David"/>
              <w:spacing w:val="-11"/>
              <w:sz w:val="24"/>
              <w:szCs w:val="24"/>
              <w:rtl/>
            </w:rPr>
            <w:delText xml:space="preserve"> </w:delText>
          </w:r>
          <w:r w:rsidRPr="00AC5A37" w:rsidDel="00D85906">
            <w:rPr>
              <w:rFonts w:ascii="David" w:hAnsi="David" w:cs="David"/>
              <w:spacing w:val="-2"/>
              <w:sz w:val="24"/>
              <w:szCs w:val="24"/>
              <w:rtl/>
            </w:rPr>
            <w:delText>בתוך</w:delText>
          </w:r>
          <w:r w:rsidRPr="00AC5A37" w:rsidDel="00D85906">
            <w:rPr>
              <w:rFonts w:ascii="David" w:hAnsi="David" w:cs="David"/>
              <w:spacing w:val="-11"/>
              <w:sz w:val="24"/>
              <w:szCs w:val="24"/>
              <w:rtl/>
            </w:rPr>
            <w:delText xml:space="preserve"> </w:delText>
          </w:r>
          <w:r w:rsidRPr="00AC5A37" w:rsidDel="00D85906">
            <w:rPr>
              <w:rFonts w:ascii="David" w:hAnsi="David" w:cs="David"/>
              <w:spacing w:val="-2"/>
              <w:sz w:val="24"/>
              <w:szCs w:val="24"/>
              <w:rtl/>
            </w:rPr>
            <w:delText>תקופת</w:delText>
          </w:r>
          <w:r w:rsidRPr="00AC5A37" w:rsidDel="00D85906">
            <w:rPr>
              <w:rFonts w:ascii="David" w:hAnsi="David" w:cs="David"/>
              <w:spacing w:val="-11"/>
              <w:sz w:val="24"/>
              <w:szCs w:val="24"/>
              <w:rtl/>
            </w:rPr>
            <w:delText xml:space="preserve"> </w:delText>
          </w:r>
          <w:r w:rsidRPr="00AC5A37" w:rsidDel="00D85906">
            <w:rPr>
              <w:rFonts w:ascii="David" w:hAnsi="David" w:cs="David"/>
              <w:spacing w:val="-2"/>
              <w:sz w:val="24"/>
              <w:szCs w:val="24"/>
              <w:rtl/>
            </w:rPr>
            <w:delText>ההתיישנות</w:delText>
          </w:r>
          <w:r w:rsidRPr="00AC5A37" w:rsidDel="00D85906">
            <w:rPr>
              <w:rFonts w:ascii="David" w:hAnsi="David" w:cs="David"/>
              <w:spacing w:val="-11"/>
              <w:sz w:val="24"/>
              <w:szCs w:val="24"/>
              <w:rtl/>
            </w:rPr>
            <w:delText xml:space="preserve"> </w:delText>
          </w:r>
          <w:r w:rsidRPr="00AC5A37" w:rsidDel="00D85906">
            <w:rPr>
              <w:rFonts w:ascii="David" w:hAnsi="David" w:cs="David"/>
              <w:spacing w:val="-2"/>
              <w:sz w:val="24"/>
              <w:szCs w:val="24"/>
              <w:rtl/>
            </w:rPr>
            <w:delText>החוקית</w:delText>
          </w:r>
          <w:r w:rsidRPr="00AC5A37" w:rsidDel="00D85906">
            <w:rPr>
              <w:rFonts w:ascii="David" w:hAnsi="David" w:cs="David"/>
              <w:spacing w:val="-2"/>
              <w:sz w:val="24"/>
              <w:szCs w:val="24"/>
            </w:rPr>
            <w:delText>.</w:delText>
          </w:r>
          <w:r w:rsidRPr="00AC5A37" w:rsidDel="00D85906">
            <w:rPr>
              <w:rFonts w:ascii="David" w:hAnsi="David" w:cs="David"/>
              <w:spacing w:val="-11"/>
              <w:sz w:val="24"/>
              <w:szCs w:val="24"/>
              <w:rtl/>
            </w:rPr>
            <w:delText xml:space="preserve"> </w:delText>
          </w:r>
        </w:del>
      </w:moveTo>
      <w:ins w:id="555" w:author="Shay Shushan" w:date="2026-08-12T12:55:00Z" w16du:dateUtc="2026-08-12T09:55:00Z">
        <w:r>
          <w:rPr>
            <w:rFonts w:ascii="David" w:hAnsi="David" w:cs="David" w:hint="cs"/>
            <w:spacing w:val="-11"/>
            <w:sz w:val="24"/>
            <w:szCs w:val="24"/>
            <w:rtl/>
          </w:rPr>
          <w:t>שנקבע בעניין אמנון</w:t>
        </w:r>
      </w:ins>
      <w:ins w:id="556" w:author="Shay Shushan" w:date="2026-08-12T13:11:00Z" w16du:dateUtc="2026-08-12T10:11:00Z">
        <w:r w:rsidR="00BC1351">
          <w:rPr>
            <w:rFonts w:ascii="David" w:hAnsi="David" w:cs="David" w:hint="cs"/>
            <w:spacing w:val="-11"/>
            <w:sz w:val="24"/>
            <w:szCs w:val="24"/>
            <w:rtl/>
          </w:rPr>
          <w:t>,</w:t>
        </w:r>
      </w:ins>
      <w:ins w:id="557" w:author="Shay Shushan" w:date="2026-08-12T12:55:00Z" w16du:dateUtc="2026-08-12T09:55:00Z">
        <w:r>
          <w:rPr>
            <w:rFonts w:ascii="David" w:hAnsi="David" w:cs="David" w:hint="cs"/>
            <w:spacing w:val="-11"/>
            <w:sz w:val="24"/>
            <w:szCs w:val="24"/>
            <w:rtl/>
          </w:rPr>
          <w:t xml:space="preserve"> כי </w:t>
        </w:r>
      </w:ins>
      <w:moveTo w:id="558" w:author="Shay Shushan" w:date="2026-08-12T12:54:00Z" w16du:dateUtc="2026-08-12T09:54:00Z">
        <w:r w:rsidRPr="00AC5A37">
          <w:rPr>
            <w:rFonts w:ascii="David" w:hAnsi="David" w:cs="David"/>
            <w:spacing w:val="-2"/>
            <w:sz w:val="24"/>
            <w:szCs w:val="24"/>
            <w:rtl/>
          </w:rPr>
          <w:t>סילוק</w:t>
        </w:r>
        <w:r w:rsidRPr="00AC5A37">
          <w:rPr>
            <w:rFonts w:ascii="David" w:hAnsi="David" w:cs="David"/>
            <w:b/>
            <w:bCs/>
            <w:spacing w:val="-2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 xml:space="preserve">על הסף מחמת שיהוי בתוך </w:t>
        </w:r>
        <w:del w:id="559" w:author="Shay Shushan" w:date="2026-08-12T12:55:00Z" w16du:dateUtc="2026-08-12T09:55:00Z">
          <w:r w:rsidRPr="00AC5A37" w:rsidDel="00D85906">
            <w:rPr>
              <w:rFonts w:ascii="David" w:hAnsi="David" w:cs="David"/>
              <w:sz w:val="24"/>
              <w:szCs w:val="24"/>
              <w:rtl/>
            </w:rPr>
            <w:delText>ה</w:delText>
          </w:r>
        </w:del>
        <w:r w:rsidRPr="00AC5A37">
          <w:rPr>
            <w:rFonts w:ascii="David" w:hAnsi="David" w:cs="David"/>
            <w:sz w:val="24"/>
            <w:szCs w:val="24"/>
            <w:rtl/>
          </w:rPr>
          <w:t>תקופ</w:t>
        </w:r>
        <w:del w:id="560" w:author="Shay Shushan" w:date="2026-08-12T12:55:00Z" w16du:dateUtc="2026-08-12T09:55:00Z">
          <w:r w:rsidRPr="00AC5A37" w:rsidDel="00D85906">
            <w:rPr>
              <w:rFonts w:ascii="David" w:hAnsi="David" w:cs="David"/>
              <w:sz w:val="24"/>
              <w:szCs w:val="24"/>
              <w:rtl/>
            </w:rPr>
            <w:delText>ה</w:delText>
          </w:r>
        </w:del>
      </w:moveTo>
      <w:ins w:id="561" w:author="Shay Shushan" w:date="2026-08-12T12:55:00Z" w16du:dateUtc="2026-08-12T09:55:00Z">
        <w:r>
          <w:rPr>
            <w:rFonts w:ascii="David" w:hAnsi="David" w:cs="David" w:hint="cs"/>
            <w:sz w:val="24"/>
            <w:szCs w:val="24"/>
            <w:rtl/>
          </w:rPr>
          <w:t>ת ההתיישנות</w:t>
        </w:r>
      </w:ins>
      <w:moveTo w:id="562" w:author="Shay Shushan" w:date="2026-08-12T12:54:00Z" w16du:dateUtc="2026-08-12T09:54:00Z">
        <w:r w:rsidRPr="00AC5A37">
          <w:rPr>
            <w:rFonts w:ascii="David" w:hAnsi="David" w:cs="David"/>
            <w:sz w:val="24"/>
            <w:szCs w:val="24"/>
            <w:rtl/>
          </w:rPr>
          <w:t xml:space="preserve"> הוא צעד חריג שבחריג</w:t>
        </w:r>
        <w:del w:id="563" w:author="Shay Shushan" w:date="2026-08-12T12:55:00Z" w16du:dateUtc="2026-08-12T09:55:00Z">
          <w:r w:rsidRPr="00AC5A37" w:rsidDel="00D85906">
            <w:rPr>
              <w:rFonts w:ascii="David" w:hAnsi="David" w:cs="David"/>
              <w:sz w:val="24"/>
              <w:szCs w:val="24"/>
            </w:rPr>
            <w:delText>,</w:delText>
          </w:r>
        </w:del>
      </w:moveTo>
      <w:ins w:id="564" w:author="Shay Shushan" w:date="2026-08-12T12:55:00Z" w16du:dateUtc="2026-08-12T09:55:00Z">
        <w:r>
          <w:rPr>
            <w:rFonts w:ascii="David" w:hAnsi="David" w:cs="David" w:hint="cs"/>
            <w:sz w:val="24"/>
            <w:szCs w:val="24"/>
            <w:rtl/>
          </w:rPr>
          <w:t>.</w:t>
        </w:r>
      </w:ins>
      <w:moveTo w:id="565" w:author="Shay Shushan" w:date="2026-08-12T12:54:00Z" w16du:dateUtc="2026-08-12T09:54:00Z">
        <w:del w:id="566" w:author="Shay Shushan" w:date="2026-08-12T12:55:00Z" w16du:dateUtc="2026-08-12T09:55:00Z">
          <w:r w:rsidRPr="00AC5A37" w:rsidDel="00D85906">
            <w:rPr>
              <w:rFonts w:ascii="David" w:hAnsi="David" w:cs="David"/>
              <w:sz w:val="24"/>
              <w:szCs w:val="24"/>
              <w:rtl/>
            </w:rPr>
            <w:delText xml:space="preserve"> כפי שהודגש ברע</w:delText>
          </w:r>
          <w:r w:rsidRPr="00AC5A37" w:rsidDel="00D85906">
            <w:rPr>
              <w:rFonts w:ascii="David" w:hAnsi="David" w:cs="David"/>
              <w:sz w:val="24"/>
              <w:szCs w:val="24"/>
            </w:rPr>
            <w:delText>"</w:delText>
          </w:r>
          <w:r w:rsidRPr="00AC5A37" w:rsidDel="00D85906">
            <w:rPr>
              <w:rFonts w:ascii="David" w:hAnsi="David" w:cs="David"/>
              <w:sz w:val="24"/>
              <w:szCs w:val="24"/>
              <w:rtl/>
            </w:rPr>
            <w:delText xml:space="preserve">א </w:delText>
          </w:r>
          <w:r w:rsidRPr="00AC5A37" w:rsidDel="00D85906">
            <w:rPr>
              <w:rFonts w:ascii="David" w:hAnsi="David" w:cs="David"/>
              <w:sz w:val="24"/>
              <w:szCs w:val="24"/>
            </w:rPr>
            <w:delText>123-23</w:delText>
          </w:r>
          <w:r w:rsidRPr="00AC5A37" w:rsidDel="00D85906">
            <w:rPr>
              <w:rFonts w:ascii="David" w:hAnsi="David" w:cs="David"/>
              <w:sz w:val="24"/>
              <w:szCs w:val="24"/>
              <w:rtl/>
            </w:rPr>
            <w:delText xml:space="preserve"> אמנון נ</w:delText>
          </w:r>
          <w:r w:rsidRPr="00AC5A37" w:rsidDel="00D85906">
            <w:rPr>
              <w:rFonts w:ascii="David" w:hAnsi="David" w:cs="David"/>
              <w:sz w:val="24"/>
              <w:szCs w:val="24"/>
            </w:rPr>
            <w:delText>'</w:delText>
          </w:r>
          <w:r w:rsidRPr="00AC5A37" w:rsidDel="00D85906">
            <w:rPr>
              <w:rFonts w:ascii="David" w:hAnsi="David" w:cs="David"/>
              <w:sz w:val="24"/>
              <w:szCs w:val="24"/>
              <w:rtl/>
            </w:rPr>
            <w:delText xml:space="preserve"> סלמון</w:delText>
          </w:r>
        </w:del>
        <w:r w:rsidRPr="00AC5A37">
          <w:rPr>
            <w:rFonts w:ascii="David" w:hAnsi="David" w:cs="David"/>
            <w:sz w:val="24"/>
            <w:szCs w:val="24"/>
          </w:rPr>
          <w:t>,</w:t>
        </w:r>
        <w:r w:rsidRPr="00AC5A37">
          <w:rPr>
            <w:rFonts w:ascii="David" w:hAnsi="David" w:cs="David"/>
            <w:sz w:val="24"/>
            <w:szCs w:val="24"/>
            <w:rtl/>
          </w:rPr>
          <w:t xml:space="preserve"> ונטל ההוכחה</w:t>
        </w:r>
        <w:r w:rsidRPr="00AC5A37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בו</w:t>
        </w:r>
        <w:r w:rsidRPr="00AC5A37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רובץ</w:t>
        </w:r>
        <w:r w:rsidRPr="00AC5A37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במלואו</w:t>
        </w:r>
        <w:r w:rsidRPr="00AC5A37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על</w:t>
        </w:r>
        <w:r w:rsidRPr="00AC5A37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r w:rsidRPr="00AC5A37">
          <w:rPr>
            <w:rFonts w:ascii="David" w:hAnsi="David" w:cs="David"/>
            <w:sz w:val="24"/>
            <w:szCs w:val="24"/>
            <w:rtl/>
          </w:rPr>
          <w:t>כתפי</w:t>
        </w:r>
        <w:r w:rsidRPr="00AC5A37">
          <w:rPr>
            <w:rFonts w:ascii="David" w:hAnsi="David" w:cs="David"/>
            <w:spacing w:val="-6"/>
            <w:sz w:val="24"/>
            <w:szCs w:val="24"/>
            <w:rtl/>
          </w:rPr>
          <w:t xml:space="preserve"> </w:t>
        </w:r>
        <w:del w:id="567" w:author="Shay Shushan" w:date="2026-08-12T12:56:00Z" w16du:dateUtc="2026-08-12T09:56:00Z">
          <w:r w:rsidRPr="00AC5A37" w:rsidDel="00D85906">
            <w:rPr>
              <w:rFonts w:ascii="David" w:hAnsi="David" w:cs="David"/>
              <w:sz w:val="24"/>
              <w:szCs w:val="24"/>
              <w:rtl/>
            </w:rPr>
            <w:delText>הנתבע</w:delText>
          </w:r>
        </w:del>
      </w:moveTo>
      <w:ins w:id="568" w:author="Shay Shushan" w:date="2026-08-12T12:56:00Z" w16du:dateUtc="2026-08-12T09:56:00Z">
        <w:r>
          <w:rPr>
            <w:rFonts w:ascii="David" w:hAnsi="David" w:cs="David" w:hint="cs"/>
            <w:sz w:val="24"/>
            <w:szCs w:val="24"/>
            <w:rtl/>
          </w:rPr>
          <w:t>המבקש</w:t>
        </w:r>
      </w:ins>
      <w:moveTo w:id="569" w:author="Shay Shushan" w:date="2026-08-12T12:54:00Z" w16du:dateUtc="2026-08-12T09:54:00Z">
        <w:r w:rsidRPr="00AC5A37">
          <w:rPr>
            <w:rFonts w:ascii="David" w:hAnsi="David" w:cs="David"/>
            <w:sz w:val="24"/>
            <w:szCs w:val="24"/>
          </w:rPr>
          <w:t>.</w:t>
        </w:r>
      </w:moveTo>
      <w:moveToRangeEnd w:id="549"/>
    </w:p>
    <w:p w14:paraId="50D8B702" w14:textId="77777777" w:rsidR="00AC5A37" w:rsidRPr="00AC5A37" w:rsidRDefault="00AC5A37" w:rsidP="00AC5A37">
      <w:pPr>
        <w:pStyle w:val="BodyText"/>
        <w:spacing w:before="93"/>
        <w:ind w:left="0" w:right="0"/>
        <w:jc w:val="left"/>
        <w:rPr>
          <w:rFonts w:ascii="David" w:hAnsi="David" w:cs="David"/>
          <w:sz w:val="24"/>
          <w:szCs w:val="24"/>
        </w:rPr>
      </w:pPr>
    </w:p>
    <w:p w14:paraId="24F1ABC2" w14:textId="77777777" w:rsidR="00AC5A37" w:rsidRPr="00AC5A37" w:rsidRDefault="00AC5A37" w:rsidP="00AC5A37">
      <w:pPr>
        <w:pStyle w:val="Heading2"/>
        <w:bidi/>
        <w:ind w:left="140" w:right="8328"/>
        <w:rPr>
          <w:rFonts w:ascii="David" w:hAnsi="David" w:cs="David"/>
          <w:color w:val="auto"/>
          <w:sz w:val="24"/>
          <w:szCs w:val="24"/>
        </w:rPr>
      </w:pPr>
      <w:r w:rsidRPr="00AC5A37">
        <w:rPr>
          <w:rFonts w:ascii="David" w:hAnsi="David" w:cs="David"/>
          <w:color w:val="auto"/>
          <w:spacing w:val="-2"/>
          <w:sz w:val="24"/>
          <w:szCs w:val="24"/>
          <w:rtl/>
        </w:rPr>
        <w:t>לסיכום</w:t>
      </w:r>
    </w:p>
    <w:p w14:paraId="6656F7C2" w14:textId="5EA39018" w:rsidR="00AC5A37" w:rsidRDefault="00AC5A37" w:rsidP="00AC5A37">
      <w:pPr>
        <w:pStyle w:val="BodyText"/>
        <w:bidi/>
        <w:spacing w:before="227" w:line="331" w:lineRule="auto"/>
        <w:ind w:left="140" w:right="128" w:hanging="1"/>
        <w:jc w:val="left"/>
        <w:rPr>
          <w:ins w:id="570" w:author="Shay Shushan" w:date="2026-08-12T12:56:00Z" w16du:dateUtc="2026-08-12T09:56:00Z"/>
          <w:rFonts w:ascii="David" w:hAnsi="David" w:cs="David"/>
          <w:sz w:val="24"/>
          <w:szCs w:val="24"/>
          <w:rtl/>
        </w:rPr>
      </w:pPr>
      <w:r w:rsidRPr="00AC5A37">
        <w:rPr>
          <w:rFonts w:ascii="David" w:hAnsi="David" w:cs="David"/>
          <w:b/>
          <w:bCs/>
          <w:sz w:val="24"/>
          <w:szCs w:val="24"/>
        </w:rPr>
        <w:t>.17</w:t>
      </w:r>
      <w:r w:rsidRPr="00AC5A37">
        <w:rPr>
          <w:rFonts w:ascii="David" w:hAnsi="David" w:cs="David"/>
          <w:spacing w:val="80"/>
          <w:sz w:val="24"/>
          <w:szCs w:val="24"/>
          <w:rtl/>
        </w:rPr>
        <w:t xml:space="preserve"> </w:t>
      </w:r>
      <w:del w:id="571" w:author="Shay Shushan" w:date="2026-08-12T12:56:00Z" w16du:dateUtc="2026-08-12T09:56:00Z">
        <w:r w:rsidRPr="00AC5A37" w:rsidDel="00D85906">
          <w:rPr>
            <w:rFonts w:ascii="David" w:hAnsi="David" w:cs="David"/>
            <w:sz w:val="24"/>
            <w:szCs w:val="24"/>
            <w:rtl/>
          </w:rPr>
          <w:delText>התביעה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הוגשה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בגדרי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תקופת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ההתיישנות</w:delText>
        </w:r>
        <w:r w:rsidRPr="00AC5A37" w:rsidDel="00D85906">
          <w:rPr>
            <w:rFonts w:ascii="David" w:hAnsi="David" w:cs="David"/>
            <w:sz w:val="24"/>
            <w:szCs w:val="24"/>
          </w:rPr>
          <w:delText>;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ההשתהות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שקדמה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לה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מוסברת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בטראומה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שגרם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הנתבע</w:delText>
        </w:r>
        <w:r w:rsidRPr="00AC5A37" w:rsidDel="00D85906">
          <w:rPr>
            <w:rFonts w:ascii="David" w:hAnsi="David" w:cs="David"/>
            <w:spacing w:val="1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z w:val="24"/>
            <w:szCs w:val="24"/>
            <w:rtl/>
          </w:rPr>
          <w:delText>עצמו</w:delText>
        </w:r>
        <w:r w:rsidRPr="00AC5A37" w:rsidDel="00D85906">
          <w:rPr>
            <w:rFonts w:ascii="David" w:hAnsi="David" w:cs="David"/>
            <w:b/>
            <w:bCs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ואינה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עולה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כדי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זניחת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זכות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</w:rPr>
          <w:delText>;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והנזק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הראייתי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הנטען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לא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הוכח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ואינו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מתקיים</w:delText>
        </w:r>
        <w:r w:rsidRPr="00AC5A37" w:rsidDel="00D85906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  <w:rtl/>
          </w:rPr>
          <w:delText>בנסיבות</w:delText>
        </w:r>
        <w:r w:rsidRPr="00AC5A37" w:rsidDel="00D85906">
          <w:rPr>
            <w:rFonts w:ascii="David" w:hAnsi="David" w:cs="David"/>
            <w:spacing w:val="-2"/>
            <w:sz w:val="24"/>
            <w:szCs w:val="24"/>
          </w:rPr>
          <w:delText>.</w:delText>
        </w:r>
      </w:del>
      <w:ins w:id="572" w:author="Shay Shushan" w:date="2026-08-12T12:56:00Z" w16du:dateUtc="2026-08-12T09:56:00Z">
        <w:r w:rsidR="00D85906">
          <w:rPr>
            <w:rFonts w:ascii="David" w:hAnsi="David" w:cs="David" w:hint="cs"/>
            <w:sz w:val="24"/>
            <w:szCs w:val="24"/>
            <w:rtl/>
          </w:rPr>
          <w:t>לאור האמור לעיל, בית המשפט הנכבד מתבקש לדחות את הבקשה תוך חיוב המבקש בהוצאות.</w:t>
        </w:r>
      </w:ins>
    </w:p>
    <w:p w14:paraId="4913068B" w14:textId="278245F4" w:rsidR="00D85906" w:rsidRPr="00D85906" w:rsidRDefault="00D85906" w:rsidP="00D85906">
      <w:pPr>
        <w:pStyle w:val="BodyText"/>
        <w:bidi/>
        <w:spacing w:before="227" w:line="331" w:lineRule="auto"/>
        <w:ind w:left="140" w:right="128" w:hanging="1"/>
        <w:jc w:val="left"/>
        <w:rPr>
          <w:ins w:id="573" w:author="Shay Shushan" w:date="2026-08-12T12:57:00Z" w16du:dateUtc="2026-08-12T09:57:00Z"/>
          <w:rFonts w:ascii="David" w:hAnsi="David" w:cs="David"/>
          <w:sz w:val="24"/>
          <w:szCs w:val="24"/>
          <w:rtl/>
        </w:rPr>
      </w:pPr>
      <w:ins w:id="574" w:author="Shay Shushan" w:date="2026-08-12T12:56:00Z" w16du:dateUtc="2026-08-12T09:56:00Z">
        <w:r w:rsidRPr="00D85906">
          <w:rPr>
            <w:rFonts w:ascii="David" w:hAnsi="David" w:cs="David" w:hint="eastAsia"/>
            <w:sz w:val="24"/>
            <w:szCs w:val="24"/>
            <w:rtl/>
            <w:rPrChange w:id="575" w:author="Shay Shushan" w:date="2026-08-12T12:57:00Z" w16du:dateUtc="2026-08-12T09:57:00Z">
              <w:rPr>
                <w:rFonts w:ascii="David" w:hAnsi="David" w:cs="David" w:hint="eastAsia"/>
                <w:b/>
                <w:bCs/>
                <w:sz w:val="24"/>
                <w:szCs w:val="24"/>
                <w:rtl/>
              </w:rPr>
            </w:rPrChange>
          </w:rPr>
          <w:t>מצ</w:t>
        </w:r>
        <w:r w:rsidRPr="00D85906">
          <w:rPr>
            <w:rFonts w:ascii="David" w:hAnsi="David" w:cs="David"/>
            <w:sz w:val="24"/>
            <w:szCs w:val="24"/>
            <w:rtl/>
            <w:rPrChange w:id="576" w:author="Shay Shushan" w:date="2026-08-12T12:57:00Z" w16du:dateUtc="2026-08-12T09:57:00Z"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rPrChange>
          </w:rPr>
          <w:t>"ב תצהיר המשי</w:t>
        </w:r>
      </w:ins>
      <w:ins w:id="577" w:author="Shay Shushan" w:date="2026-08-12T12:57:00Z" w16du:dateUtc="2026-08-12T09:57:00Z">
        <w:r w:rsidRPr="00D85906">
          <w:rPr>
            <w:rFonts w:ascii="David" w:hAnsi="David" w:cs="David" w:hint="eastAsia"/>
            <w:sz w:val="24"/>
            <w:szCs w:val="24"/>
            <w:rtl/>
            <w:rPrChange w:id="578" w:author="Shay Shushan" w:date="2026-08-12T12:57:00Z" w16du:dateUtc="2026-08-12T09:57:00Z">
              <w:rPr>
                <w:rFonts w:ascii="David" w:hAnsi="David" w:cs="David" w:hint="eastAsia"/>
                <w:b/>
                <w:bCs/>
                <w:sz w:val="24"/>
                <w:szCs w:val="24"/>
                <w:rtl/>
              </w:rPr>
            </w:rPrChange>
          </w:rPr>
          <w:t>ב</w:t>
        </w:r>
        <w:r w:rsidRPr="00D85906">
          <w:rPr>
            <w:rFonts w:ascii="David" w:hAnsi="David" w:cs="David"/>
            <w:sz w:val="24"/>
            <w:szCs w:val="24"/>
            <w:rtl/>
            <w:rPrChange w:id="579" w:author="Shay Shushan" w:date="2026-08-12T12:57:00Z" w16du:dateUtc="2026-08-12T09:57:00Z"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rPrChange>
          </w:rPr>
          <w:t xml:space="preserve"> לאימות העובדות המופיעות בתגובה.</w:t>
        </w:r>
      </w:ins>
    </w:p>
    <w:p w14:paraId="22E24334" w14:textId="432B361D" w:rsidR="00D85906" w:rsidRPr="00AC5A37" w:rsidRDefault="00D85906" w:rsidP="00D85906">
      <w:pPr>
        <w:pStyle w:val="BodyText"/>
        <w:bidi/>
        <w:spacing w:before="227" w:line="331" w:lineRule="auto"/>
        <w:ind w:left="140" w:right="128" w:hanging="1"/>
        <w:jc w:val="left"/>
        <w:rPr>
          <w:rFonts w:ascii="David" w:hAnsi="David" w:cs="David"/>
          <w:sz w:val="24"/>
          <w:szCs w:val="24"/>
          <w:rtl/>
        </w:rPr>
      </w:pPr>
      <w:ins w:id="580" w:author="Shay Shushan" w:date="2026-08-12T12:57:00Z" w16du:dateUtc="2026-08-12T09:57:00Z">
        <w:r>
          <w:rPr>
            <w:rFonts w:ascii="David" w:hAnsi="David" w:cs="David"/>
            <w:sz w:val="24"/>
            <w:szCs w:val="24"/>
            <w:rtl/>
          </w:rPr>
          <w:tab/>
        </w:r>
        <w:r>
          <w:rPr>
            <w:rFonts w:ascii="David" w:hAnsi="David" w:cs="David"/>
            <w:sz w:val="24"/>
            <w:szCs w:val="24"/>
            <w:rtl/>
          </w:rPr>
          <w:tab/>
        </w:r>
        <w:r>
          <w:rPr>
            <w:rFonts w:ascii="David" w:hAnsi="David" w:cs="David"/>
            <w:sz w:val="24"/>
            <w:szCs w:val="24"/>
            <w:rtl/>
          </w:rPr>
          <w:tab/>
        </w:r>
        <w:r>
          <w:rPr>
            <w:rFonts w:ascii="David" w:hAnsi="David" w:cs="David"/>
            <w:sz w:val="24"/>
            <w:szCs w:val="24"/>
            <w:rtl/>
          </w:rPr>
          <w:tab/>
        </w:r>
        <w:r>
          <w:rPr>
            <w:rFonts w:ascii="David" w:hAnsi="David" w:cs="David"/>
            <w:sz w:val="24"/>
            <w:szCs w:val="24"/>
            <w:rtl/>
          </w:rPr>
          <w:tab/>
        </w:r>
        <w:r>
          <w:rPr>
            <w:rFonts w:ascii="David" w:hAnsi="David" w:cs="David"/>
            <w:sz w:val="24"/>
            <w:szCs w:val="24"/>
            <w:rtl/>
          </w:rPr>
          <w:tab/>
        </w:r>
        <w:r>
          <w:rPr>
            <w:rFonts w:ascii="David" w:hAnsi="David" w:cs="David"/>
            <w:sz w:val="24"/>
            <w:szCs w:val="24"/>
            <w:rtl/>
          </w:rPr>
          <w:tab/>
        </w:r>
        <w:r>
          <w:rPr>
            <w:rFonts w:ascii="David" w:hAnsi="David" w:cs="David"/>
            <w:sz w:val="24"/>
            <w:szCs w:val="24"/>
            <w:rtl/>
          </w:rPr>
          <w:tab/>
        </w:r>
        <w:r>
          <w:rPr>
            <w:rFonts w:ascii="David" w:hAnsi="David" w:cs="David"/>
            <w:sz w:val="24"/>
            <w:szCs w:val="24"/>
            <w:rtl/>
          </w:rPr>
          <w:tab/>
        </w:r>
        <w:r>
          <w:rPr>
            <w:rFonts w:ascii="David" w:hAnsi="David" w:cs="David"/>
            <w:sz w:val="24"/>
            <w:szCs w:val="24"/>
            <w:rtl/>
          </w:rPr>
          <w:tab/>
        </w:r>
        <w:r>
          <w:rPr>
            <w:rFonts w:ascii="David" w:hAnsi="David" w:cs="David" w:hint="cs"/>
            <w:sz w:val="24"/>
            <w:szCs w:val="24"/>
            <w:rtl/>
          </w:rPr>
          <w:t>????, עו"ד, ב"כ המשיב</w:t>
        </w:r>
      </w:ins>
    </w:p>
    <w:p w14:paraId="316BB5DA" w14:textId="77777777" w:rsidR="00AC5A37" w:rsidRPr="00AC5A37" w:rsidRDefault="00AC5A37" w:rsidP="00AC5A37">
      <w:pPr>
        <w:pStyle w:val="BodyText"/>
        <w:spacing w:line="331" w:lineRule="auto"/>
        <w:jc w:val="left"/>
        <w:rPr>
          <w:rFonts w:ascii="David" w:hAnsi="David" w:cs="David"/>
          <w:sz w:val="24"/>
          <w:szCs w:val="24"/>
        </w:rPr>
        <w:sectPr w:rsidR="00AC5A37" w:rsidRPr="00AC5A37" w:rsidSect="00AC5A37">
          <w:pgSz w:w="11900" w:h="16840"/>
          <w:pgMar w:top="1080" w:right="992" w:bottom="280" w:left="992" w:header="720" w:footer="720" w:gutter="0"/>
          <w:cols w:space="720"/>
        </w:sectPr>
      </w:pPr>
    </w:p>
    <w:p w14:paraId="0C2C4703" w14:textId="2F6AF087" w:rsidR="00AC5A37" w:rsidRPr="00AC5A37" w:rsidDel="00BC1351" w:rsidRDefault="00AC5A37" w:rsidP="00AC5A37">
      <w:pPr>
        <w:pStyle w:val="BodyText"/>
        <w:bidi/>
        <w:spacing w:before="75" w:line="331" w:lineRule="auto"/>
        <w:ind w:left="140" w:right="74"/>
        <w:jc w:val="left"/>
        <w:rPr>
          <w:del w:id="581" w:author="Shay Shushan" w:date="2026-08-12T13:12:00Z" w16du:dateUtc="2026-08-12T10:12:00Z"/>
          <w:rFonts w:ascii="David" w:hAnsi="David" w:cs="David"/>
          <w:sz w:val="24"/>
          <w:szCs w:val="24"/>
        </w:rPr>
      </w:pPr>
      <w:del w:id="582" w:author="Shay Shushan" w:date="2026-08-12T13:12:00Z" w16du:dateUtc="2026-08-12T10:12:00Z">
        <w:r w:rsidRPr="00AC5A37" w:rsidDel="00BC1351">
          <w:rPr>
            <w:rFonts w:ascii="David" w:hAnsi="David" w:cs="David"/>
            <w:b/>
            <w:bCs/>
            <w:sz w:val="24"/>
            <w:szCs w:val="24"/>
          </w:rPr>
          <w:lastRenderedPageBreak/>
          <w:delText>.18</w:delText>
        </w:r>
        <w:r w:rsidRPr="00AC5A37" w:rsidDel="00BC1351">
          <w:rPr>
            <w:rFonts w:ascii="David" w:hAnsi="David" w:cs="David"/>
            <w:spacing w:val="80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אשר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על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כן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מתבקש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בית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המשפט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הנכבד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לדחות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את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הבקשה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לסילוק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על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הסף</w:delText>
        </w:r>
        <w:r w:rsidRPr="00AC5A37" w:rsidDel="00BC1351">
          <w:rPr>
            <w:rFonts w:ascii="David" w:hAnsi="David" w:cs="David"/>
            <w:sz w:val="24"/>
            <w:szCs w:val="24"/>
          </w:rPr>
          <w:delText>,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לחייב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את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הנתבע</w:delText>
        </w:r>
        <w:r w:rsidRPr="00AC5A37" w:rsidDel="00BC1351">
          <w:rPr>
            <w:rFonts w:ascii="David" w:hAnsi="David" w:cs="David"/>
            <w:spacing w:val="1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בהוצאות</w:delText>
        </w:r>
        <w:r w:rsidRPr="00AC5A37" w:rsidDel="00BC1351">
          <w:rPr>
            <w:rFonts w:ascii="David" w:hAnsi="David" w:cs="David"/>
            <w:b/>
            <w:bCs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התגובה</w:delText>
        </w:r>
        <w:r w:rsidRPr="00AC5A37" w:rsidDel="00BC1351">
          <w:rPr>
            <w:rFonts w:ascii="David" w:hAnsi="David" w:cs="David"/>
            <w:sz w:val="24"/>
            <w:szCs w:val="24"/>
          </w:rPr>
          <w:delText>,</w:delText>
        </w:r>
        <w:r w:rsidRPr="00AC5A37" w:rsidDel="00BC1351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ולהורות</w:delText>
        </w:r>
        <w:r w:rsidRPr="00AC5A37" w:rsidDel="00BC1351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על</w:delText>
        </w:r>
        <w:r w:rsidRPr="00AC5A37" w:rsidDel="00BC1351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קביעת</w:delText>
        </w:r>
        <w:r w:rsidRPr="00AC5A37" w:rsidDel="00BC1351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ההליך</w:delText>
        </w:r>
        <w:r w:rsidRPr="00AC5A37" w:rsidDel="00BC1351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לדיון</w:delText>
        </w:r>
        <w:r w:rsidRPr="00AC5A37" w:rsidDel="00BC1351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z w:val="24"/>
            <w:szCs w:val="24"/>
            <w:rtl/>
          </w:rPr>
          <w:delText>לגופו</w:delText>
        </w:r>
        <w:r w:rsidRPr="00AC5A37" w:rsidDel="00BC1351">
          <w:rPr>
            <w:rFonts w:ascii="David" w:hAnsi="David" w:cs="David"/>
            <w:sz w:val="24"/>
            <w:szCs w:val="24"/>
          </w:rPr>
          <w:delText>.</w:delText>
        </w:r>
      </w:del>
    </w:p>
    <w:p w14:paraId="19ACF743" w14:textId="6FE55EE1" w:rsidR="00AC5A37" w:rsidRPr="00AC5A37" w:rsidDel="00BC1351" w:rsidRDefault="00AC5A37" w:rsidP="00AC5A37">
      <w:pPr>
        <w:pStyle w:val="BodyText"/>
        <w:bidi/>
        <w:spacing w:before="162"/>
        <w:ind w:left="140" w:right="74"/>
        <w:jc w:val="left"/>
        <w:rPr>
          <w:del w:id="583" w:author="Shay Shushan" w:date="2026-08-12T13:12:00Z" w16du:dateUtc="2026-08-12T10:12:00Z"/>
          <w:rFonts w:ascii="David" w:hAnsi="David" w:cs="David"/>
          <w:sz w:val="24"/>
          <w:szCs w:val="24"/>
        </w:rPr>
      </w:pPr>
      <w:del w:id="584" w:author="Shay Shushan" w:date="2026-08-12T13:12:00Z" w16du:dateUtc="2026-08-12T10:12:00Z">
        <w:r w:rsidRPr="00AC5A37" w:rsidDel="00BC1351">
          <w:rPr>
            <w:rFonts w:ascii="David" w:hAnsi="David" w:cs="David"/>
            <w:b/>
            <w:bCs/>
            <w:spacing w:val="-10"/>
            <w:sz w:val="24"/>
            <w:szCs w:val="24"/>
          </w:rPr>
          <w:delText>•</w:delText>
        </w:r>
        <w:r w:rsidRPr="00AC5A37" w:rsidDel="00BC1351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אישור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המסירה</w:delText>
        </w:r>
        <w:r w:rsidRPr="00AC5A37" w:rsidDel="00BC1351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של</w:delText>
        </w:r>
        <w:r w:rsidRPr="00AC5A37" w:rsidDel="00BC1351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כתב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התביעה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</w:rPr>
          <w:delText>,</w:delText>
        </w:r>
        <w:r w:rsidRPr="00AC5A37" w:rsidDel="00BC1351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המלמד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על</w:delText>
        </w:r>
        <w:r w:rsidRPr="00AC5A37" w:rsidDel="00BC1351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מועד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ההמצאה</w:delText>
        </w:r>
        <w:r w:rsidRPr="00AC5A37" w:rsidDel="00BC1351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ומסומן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</w:rPr>
          <w:delText>1</w:delText>
        </w:r>
      </w:del>
    </w:p>
    <w:p w14:paraId="1B968F85" w14:textId="11ACEF90" w:rsidR="00AC5A37" w:rsidRPr="00AC5A37" w:rsidDel="00BC1351" w:rsidRDefault="00AC5A37" w:rsidP="00AC5A37">
      <w:pPr>
        <w:pStyle w:val="BodyText"/>
        <w:bidi/>
        <w:spacing w:before="167"/>
        <w:ind w:left="140" w:right="74"/>
        <w:jc w:val="left"/>
        <w:rPr>
          <w:del w:id="585" w:author="Shay Shushan" w:date="2026-08-12T13:12:00Z" w16du:dateUtc="2026-08-12T10:12:00Z"/>
          <w:rFonts w:ascii="David" w:hAnsi="David" w:cs="David"/>
          <w:sz w:val="24"/>
          <w:szCs w:val="24"/>
        </w:rPr>
      </w:pPr>
      <w:del w:id="586" w:author="Shay Shushan" w:date="2026-08-12T13:12:00Z" w16du:dateUtc="2026-08-12T10:12:00Z">
        <w:r w:rsidRPr="00AC5A37" w:rsidDel="00BC1351">
          <w:rPr>
            <w:rFonts w:ascii="David" w:hAnsi="David" w:cs="David"/>
            <w:b/>
            <w:bCs/>
            <w:spacing w:val="-10"/>
            <w:sz w:val="24"/>
            <w:szCs w:val="24"/>
          </w:rPr>
          <w:delText>•</w:delText>
        </w:r>
        <w:r w:rsidRPr="00AC5A37" w:rsidDel="00BC1351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מכתב</w:delText>
        </w:r>
        <w:r w:rsidRPr="00AC5A37" w:rsidDel="00BC1351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הדרישה</w:delText>
        </w:r>
        <w:r w:rsidRPr="00AC5A37" w:rsidDel="00BC1351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שנשלח</w:delText>
        </w:r>
        <w:r w:rsidRPr="00AC5A37" w:rsidDel="00BC1351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לנתבע</w:delText>
        </w:r>
        <w:r w:rsidRPr="00AC5A37" w:rsidDel="00BC1351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בנובמבר</w:delText>
        </w:r>
        <w:r w:rsidRPr="00AC5A37" w:rsidDel="00BC1351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</w:rPr>
          <w:delText>2024</w:delText>
        </w:r>
        <w:r w:rsidRPr="00AC5A37" w:rsidDel="00BC1351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ומסומן</w:delText>
        </w:r>
        <w:r w:rsidRPr="00AC5A37" w:rsidDel="00BC1351">
          <w:rPr>
            <w:rFonts w:ascii="David" w:hAnsi="David" w:cs="David"/>
            <w:spacing w:val="-7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</w:rPr>
          <w:delText>2</w:delText>
        </w:r>
      </w:del>
    </w:p>
    <w:p w14:paraId="7A0CB469" w14:textId="1D90ACDF" w:rsidR="00AC5A37" w:rsidRPr="00AC5A37" w:rsidDel="00BC1351" w:rsidRDefault="00AC5A37" w:rsidP="00AC5A37">
      <w:pPr>
        <w:pStyle w:val="BodyText"/>
        <w:bidi/>
        <w:spacing w:before="182"/>
        <w:ind w:left="140" w:right="74"/>
        <w:jc w:val="left"/>
        <w:rPr>
          <w:del w:id="587" w:author="Shay Shushan" w:date="2026-08-12T13:12:00Z" w16du:dateUtc="2026-08-12T10:12:00Z"/>
          <w:rFonts w:ascii="David" w:hAnsi="David" w:cs="David"/>
          <w:sz w:val="24"/>
          <w:szCs w:val="24"/>
        </w:rPr>
      </w:pPr>
      <w:del w:id="588" w:author="Shay Shushan" w:date="2026-08-12T13:12:00Z" w16du:dateUtc="2026-08-12T10:12:00Z">
        <w:r w:rsidRPr="00AC5A37" w:rsidDel="00BC1351">
          <w:rPr>
            <w:rFonts w:ascii="David" w:hAnsi="David" w:cs="David"/>
            <w:b/>
            <w:bCs/>
            <w:spacing w:val="-10"/>
            <w:sz w:val="24"/>
            <w:szCs w:val="24"/>
          </w:rPr>
          <w:delText>•</w:delText>
        </w:r>
        <w:r w:rsidRPr="00AC5A37" w:rsidDel="00BC1351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אישור</w:delText>
        </w:r>
        <w:r w:rsidRPr="00AC5A37" w:rsidDel="00BC1351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על</w:delText>
        </w:r>
        <w:r w:rsidRPr="00AC5A37" w:rsidDel="00BC1351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הגשת</w:delText>
        </w:r>
        <w:r w:rsidRPr="00AC5A37" w:rsidDel="00BC1351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התלונה</w:delText>
        </w:r>
        <w:r w:rsidRPr="00AC5A37" w:rsidDel="00BC1351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במשטרה</w:delText>
        </w:r>
        <w:r w:rsidRPr="00AC5A37" w:rsidDel="00BC1351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בגין</w:delText>
        </w:r>
        <w:r w:rsidRPr="00AC5A37" w:rsidDel="00BC1351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הפקרה</w:delText>
        </w:r>
        <w:r w:rsidRPr="00AC5A37" w:rsidDel="00BC1351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לאחר</w:delText>
        </w:r>
        <w:r w:rsidRPr="00AC5A37" w:rsidDel="00BC1351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פגיעה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</w:rPr>
          <w:delText>,</w:delText>
        </w:r>
        <w:r w:rsidRPr="00AC5A37" w:rsidDel="00BC1351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ממרץ</w:delText>
        </w:r>
        <w:r w:rsidRPr="00AC5A37" w:rsidDel="00BC1351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</w:rPr>
          <w:delText>2025</w:delText>
        </w:r>
        <w:r w:rsidRPr="00AC5A37" w:rsidDel="00BC1351">
          <w:rPr>
            <w:rFonts w:ascii="David" w:hAnsi="David" w:cs="David"/>
            <w:spacing w:val="-9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>ומסומן</w:delText>
        </w:r>
        <w:r w:rsidRPr="00AC5A37" w:rsidDel="00BC1351">
          <w:rPr>
            <w:rFonts w:ascii="David" w:hAnsi="David" w:cs="David"/>
            <w:spacing w:val="-10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</w:rPr>
          <w:delText>3</w:delText>
        </w:r>
      </w:del>
    </w:p>
    <w:p w14:paraId="54720AD7" w14:textId="6FBD82C1" w:rsidR="00AC5A37" w:rsidRPr="00AC5A37" w:rsidDel="00BC1351" w:rsidRDefault="00AC5A37" w:rsidP="00AC5A37">
      <w:pPr>
        <w:pStyle w:val="BodyText"/>
        <w:bidi/>
        <w:spacing w:before="167"/>
        <w:ind w:left="140" w:right="74"/>
        <w:jc w:val="left"/>
        <w:rPr>
          <w:del w:id="589" w:author="Shay Shushan" w:date="2026-08-12T13:12:00Z" w16du:dateUtc="2026-08-12T10:12:00Z"/>
          <w:rFonts w:ascii="David" w:hAnsi="David" w:cs="David"/>
          <w:sz w:val="24"/>
          <w:szCs w:val="24"/>
        </w:rPr>
      </w:pPr>
      <w:del w:id="590" w:author="Shay Shushan" w:date="2026-08-12T13:12:00Z" w16du:dateUtc="2026-08-12T10:12:00Z">
        <w:r w:rsidRPr="00AC5A37" w:rsidDel="00BC1351">
          <w:rPr>
            <w:rFonts w:ascii="David" w:hAnsi="David" w:cs="David"/>
            <w:b/>
            <w:bCs/>
            <w:spacing w:val="-10"/>
            <w:sz w:val="24"/>
            <w:szCs w:val="24"/>
          </w:rPr>
          <w:delText>•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>מסמכי</w:delText>
        </w:r>
        <w:r w:rsidRPr="00AC5A37" w:rsidDel="00BC1351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>האשפוז</w:delText>
        </w:r>
        <w:r w:rsidRPr="00AC5A37" w:rsidDel="00BC1351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>והטיפולים</w:delText>
        </w:r>
        <w:r w:rsidRPr="00AC5A37" w:rsidDel="00BC1351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>הרפואיים</w:delText>
        </w:r>
        <w:r w:rsidRPr="00AC5A37" w:rsidDel="00BC1351">
          <w:rPr>
            <w:rFonts w:ascii="David" w:hAnsi="David" w:cs="David"/>
            <w:spacing w:val="-2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>של</w:delText>
        </w:r>
        <w:r w:rsidRPr="00AC5A37" w:rsidDel="00BC1351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>התובע</w:delText>
        </w:r>
        <w:r w:rsidRPr="00AC5A37" w:rsidDel="00BC1351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>ומסומן</w:delText>
        </w:r>
        <w:r w:rsidRPr="00AC5A37" w:rsidDel="00BC1351">
          <w:rPr>
            <w:rFonts w:ascii="David" w:hAnsi="David" w:cs="David"/>
            <w:spacing w:val="-3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</w:rPr>
          <w:delText>4</w:delText>
        </w:r>
      </w:del>
    </w:p>
    <w:p w14:paraId="3616CD1F" w14:textId="544E2437" w:rsidR="00AC5A37" w:rsidRPr="00AC5A37" w:rsidDel="00BC1351" w:rsidRDefault="00AC5A37" w:rsidP="00AC5A37">
      <w:pPr>
        <w:pStyle w:val="BodyText"/>
        <w:spacing w:before="173"/>
        <w:ind w:left="0" w:right="0"/>
        <w:jc w:val="left"/>
        <w:rPr>
          <w:del w:id="591" w:author="Shay Shushan" w:date="2026-08-12T13:12:00Z" w16du:dateUtc="2026-08-12T10:12:00Z"/>
          <w:rFonts w:ascii="David" w:hAnsi="David" w:cs="David"/>
          <w:b/>
          <w:sz w:val="24"/>
          <w:szCs w:val="24"/>
        </w:rPr>
      </w:pPr>
    </w:p>
    <w:p w14:paraId="23C7F122" w14:textId="490A275C" w:rsidR="00AC5A37" w:rsidRPr="00AC5A37" w:rsidDel="00BC1351" w:rsidRDefault="00AC5A37" w:rsidP="00AC5A37">
      <w:pPr>
        <w:pStyle w:val="BodyText"/>
        <w:bidi/>
        <w:ind w:left="140" w:right="2462"/>
        <w:jc w:val="left"/>
        <w:rPr>
          <w:del w:id="592" w:author="Shay Shushan" w:date="2026-08-12T13:12:00Z" w16du:dateUtc="2026-08-12T10:12:00Z"/>
          <w:rFonts w:ascii="David" w:hAnsi="David" w:cs="David"/>
          <w:sz w:val="24"/>
          <w:szCs w:val="24"/>
        </w:rPr>
      </w:pPr>
      <w:del w:id="593" w:author="Shay Shushan" w:date="2026-08-12T13:12:00Z" w16du:dateUtc="2026-08-12T10:12:00Z"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תגובה זו נתמכת בתצהיר התובע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</w:rPr>
          <w:delText>,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 xml:space="preserve"> בכל הנוגע לפרטים העובדתיים המפורטים</w:delText>
        </w:r>
        <w:r w:rsidRPr="00AC5A37" w:rsidDel="00BC1351">
          <w:rPr>
            <w:rFonts w:ascii="David" w:hAnsi="David" w:cs="David"/>
            <w:spacing w:val="-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  <w:rtl/>
          </w:rPr>
          <w:delText>בה</w:delText>
        </w:r>
        <w:r w:rsidRPr="00AC5A37" w:rsidDel="00BC1351">
          <w:rPr>
            <w:rFonts w:ascii="David" w:hAnsi="David" w:cs="David"/>
            <w:spacing w:val="-4"/>
            <w:sz w:val="24"/>
            <w:szCs w:val="24"/>
          </w:rPr>
          <w:delText>.</w:delText>
        </w:r>
      </w:del>
    </w:p>
    <w:p w14:paraId="487A7B25" w14:textId="2594BFF4" w:rsidR="00AC5A37" w:rsidRPr="00AC5A37" w:rsidDel="00BC1351" w:rsidRDefault="00AC5A37" w:rsidP="00AC5A37">
      <w:pPr>
        <w:pStyle w:val="BodyText"/>
        <w:ind w:left="0" w:right="0"/>
        <w:jc w:val="left"/>
        <w:rPr>
          <w:del w:id="594" w:author="Shay Shushan" w:date="2026-08-12T13:12:00Z" w16du:dateUtc="2026-08-12T10:12:00Z"/>
          <w:rFonts w:ascii="David" w:hAnsi="David" w:cs="David"/>
          <w:sz w:val="24"/>
          <w:szCs w:val="24"/>
        </w:rPr>
      </w:pPr>
    </w:p>
    <w:p w14:paraId="1DD31375" w14:textId="0FE672D7" w:rsidR="00AC5A37" w:rsidRPr="00AC5A37" w:rsidDel="00BC1351" w:rsidRDefault="00AC5A37" w:rsidP="00AC5A37">
      <w:pPr>
        <w:pStyle w:val="BodyText"/>
        <w:spacing w:before="152"/>
        <w:ind w:left="0" w:right="0"/>
        <w:jc w:val="left"/>
        <w:rPr>
          <w:del w:id="595" w:author="Shay Shushan" w:date="2026-08-12T13:12:00Z" w16du:dateUtc="2026-08-12T10:12:00Z"/>
          <w:rFonts w:ascii="David" w:hAnsi="David" w:cs="David"/>
          <w:sz w:val="24"/>
          <w:szCs w:val="24"/>
        </w:rPr>
      </w:pPr>
      <w:del w:id="596" w:author="Shay Shushan" w:date="2026-08-12T13:12:00Z" w16du:dateUtc="2026-08-12T10:12:00Z">
        <w:r w:rsidRPr="00AC5A37" w:rsidDel="00BC1351">
          <w:rPr>
            <w:rFonts w:ascii="David" w:hAnsi="David" w:cs="David"/>
            <w:noProof/>
            <w:sz w:val="24"/>
            <w:szCs w:val="24"/>
          </w:rPr>
          <mc:AlternateContent>
            <mc:Choice Requires="wps">
              <w:drawing>
                <wp:anchor distT="0" distB="0" distL="0" distR="0" simplePos="0" relativeHeight="251660288" behindDoc="1" locked="0" layoutInCell="1" allowOverlap="1" wp14:anchorId="61D6A14E" wp14:editId="01F725AD">
                  <wp:simplePos x="0" y="0"/>
                  <wp:positionH relativeFrom="page">
                    <wp:posOffset>711398</wp:posOffset>
                  </wp:positionH>
                  <wp:positionV relativeFrom="paragraph">
                    <wp:posOffset>255592</wp:posOffset>
                  </wp:positionV>
                  <wp:extent cx="1981200" cy="9525"/>
                  <wp:effectExtent l="0" t="0" r="0" b="0"/>
                  <wp:wrapTopAndBottom/>
                  <wp:docPr id="2" name="Graphic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198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9525">
                                <a:moveTo>
                                  <a:pt x="198115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981151" y="0"/>
                                </a:lnTo>
                                <a:lnTo>
                                  <a:pt x="198115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5A346892" id="Graphic 2" o:spid="_x0000_s1026" style="position:absolute;margin-left:56pt;margin-top:20.15pt;width:156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" path="m1981151,9524l,9524,,,1981151,r,9524xe" fillcolor="black" stroked="f">
                  <v:path arrowok="t"/>
                  <w10:wrap type="topAndBottom" anchorx="page"/>
                </v:shape>
              </w:pict>
            </mc:Fallback>
          </mc:AlternateContent>
        </w:r>
      </w:del>
    </w:p>
    <w:p w14:paraId="459E4140" w14:textId="5D7E6B99" w:rsidR="00AC5A37" w:rsidRPr="00AC5A37" w:rsidDel="00BC1351" w:rsidRDefault="00AC5A37" w:rsidP="00AC5A37">
      <w:pPr>
        <w:pStyle w:val="BodyText"/>
        <w:bidi/>
        <w:spacing w:before="127" w:line="319" w:lineRule="auto"/>
        <w:ind w:left="8569" w:right="128" w:hanging="1257"/>
        <w:jc w:val="left"/>
        <w:rPr>
          <w:del w:id="597" w:author="Shay Shushan" w:date="2026-08-12T13:12:00Z" w16du:dateUtc="2026-08-12T10:12:00Z"/>
          <w:rFonts w:ascii="David" w:hAnsi="David" w:cs="David"/>
          <w:sz w:val="24"/>
          <w:szCs w:val="24"/>
        </w:rPr>
      </w:pPr>
      <w:del w:id="598" w:author="Shay Shushan" w:date="2026-08-12T13:12:00Z" w16du:dateUtc="2026-08-12T10:12:00Z">
        <w:r w:rsidRPr="00AC5A37" w:rsidDel="00BC1351">
          <w:rPr>
            <w:rFonts w:ascii="David" w:hAnsi="David" w:cs="David"/>
            <w:spacing w:val="635"/>
            <w:sz w:val="24"/>
            <w:szCs w:val="24"/>
            <w:u w:val="single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14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w w:val="55"/>
            <w:sz w:val="24"/>
            <w:szCs w:val="24"/>
          </w:rPr>
          <w:delText>]</w:delText>
        </w:r>
        <w:r w:rsidRPr="00AC5A37" w:rsidDel="00BC1351">
          <w:rPr>
            <w:rFonts w:ascii="David" w:hAnsi="David" w:cs="David"/>
            <w:w w:val="55"/>
            <w:sz w:val="24"/>
            <w:szCs w:val="24"/>
            <w:rtl/>
          </w:rPr>
          <w:delText>שם</w:delText>
        </w:r>
        <w:r w:rsidRPr="00AC5A37" w:rsidDel="00BC1351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w w:val="55"/>
            <w:sz w:val="24"/>
            <w:szCs w:val="24"/>
            <w:rtl/>
          </w:rPr>
          <w:delText>עוה</w:delText>
        </w:r>
        <w:r w:rsidRPr="00AC5A37" w:rsidDel="00BC1351">
          <w:rPr>
            <w:rFonts w:ascii="David" w:hAnsi="David" w:cs="David"/>
            <w:w w:val="55"/>
            <w:sz w:val="24"/>
            <w:szCs w:val="24"/>
          </w:rPr>
          <w:delText>"</w:delText>
        </w:r>
        <w:r w:rsidRPr="00AC5A37" w:rsidDel="00BC1351">
          <w:rPr>
            <w:rFonts w:ascii="David" w:hAnsi="David" w:cs="David"/>
            <w:w w:val="55"/>
            <w:sz w:val="24"/>
            <w:szCs w:val="24"/>
            <w:rtl/>
          </w:rPr>
          <w:delText>ד</w:delText>
        </w:r>
        <w:r w:rsidRPr="00AC5A37" w:rsidDel="00BC1351">
          <w:rPr>
            <w:rFonts w:ascii="David" w:hAnsi="David" w:cs="David"/>
            <w:w w:val="55"/>
            <w:sz w:val="24"/>
            <w:szCs w:val="24"/>
          </w:rPr>
          <w:delText>,[</w:delText>
        </w:r>
        <w:r w:rsidRPr="00AC5A37" w:rsidDel="00BC1351">
          <w:rPr>
            <w:rFonts w:ascii="David" w:hAnsi="David" w:cs="David"/>
            <w:spacing w:val="-1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w w:val="55"/>
            <w:sz w:val="24"/>
            <w:szCs w:val="24"/>
            <w:rtl/>
          </w:rPr>
          <w:delText>ב</w:delText>
        </w:r>
        <w:r w:rsidRPr="00AC5A37" w:rsidDel="00BC1351">
          <w:rPr>
            <w:rFonts w:ascii="David" w:hAnsi="David" w:cs="David"/>
            <w:w w:val="55"/>
            <w:sz w:val="24"/>
            <w:szCs w:val="24"/>
          </w:rPr>
          <w:delText>"</w:delText>
        </w:r>
        <w:r w:rsidRPr="00AC5A37" w:rsidDel="00BC1351">
          <w:rPr>
            <w:rFonts w:ascii="David" w:hAnsi="David" w:cs="David"/>
            <w:w w:val="55"/>
            <w:sz w:val="24"/>
            <w:szCs w:val="24"/>
            <w:rtl/>
          </w:rPr>
          <w:delText>כ</w:delText>
        </w:r>
        <w:r w:rsidRPr="00AC5A37" w:rsidDel="00BC1351">
          <w:rPr>
            <w:rFonts w:ascii="David" w:hAnsi="David" w:cs="David"/>
            <w:spacing w:val="635"/>
            <w:sz w:val="24"/>
            <w:szCs w:val="24"/>
            <w:rtl/>
          </w:rPr>
          <w:delText xml:space="preserve"> 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>התובע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</w:rPr>
          <w:delText>/</w:delText>
        </w:r>
        <w:r w:rsidRPr="00AC5A37" w:rsidDel="00BC1351">
          <w:rPr>
            <w:rFonts w:ascii="David" w:hAnsi="David" w:cs="David"/>
            <w:spacing w:val="-6"/>
            <w:sz w:val="24"/>
            <w:szCs w:val="24"/>
            <w:rtl/>
          </w:rPr>
          <w:delText>המשיב</w:delText>
        </w:r>
      </w:del>
    </w:p>
    <w:p w14:paraId="633A149B" w14:textId="77777777" w:rsidR="00AC5A37" w:rsidRPr="00AC5A37" w:rsidRDefault="00AC5A37" w:rsidP="00AC5A37">
      <w:pPr>
        <w:pStyle w:val="BodyText"/>
        <w:ind w:left="0" w:right="0"/>
        <w:jc w:val="left"/>
        <w:rPr>
          <w:rFonts w:ascii="David" w:hAnsi="David" w:cs="David"/>
          <w:sz w:val="24"/>
          <w:szCs w:val="24"/>
        </w:rPr>
      </w:pPr>
    </w:p>
    <w:p w14:paraId="46356EC7" w14:textId="77777777" w:rsidR="00AC5A37" w:rsidRPr="00AC5A37" w:rsidRDefault="00AC5A37" w:rsidP="00AC5A37">
      <w:pPr>
        <w:pStyle w:val="BodyText"/>
        <w:spacing w:before="173"/>
        <w:ind w:left="0" w:right="0"/>
        <w:jc w:val="left"/>
        <w:rPr>
          <w:rFonts w:ascii="David" w:hAnsi="David" w:cs="David"/>
          <w:sz w:val="24"/>
          <w:szCs w:val="24"/>
        </w:rPr>
      </w:pPr>
      <w:r w:rsidRPr="00AC5A37">
        <w:rPr>
          <w:rFonts w:ascii="David" w:hAnsi="David" w:cs="David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16D0663" wp14:editId="4E9AC1B5">
                <wp:simplePos x="0" y="0"/>
                <wp:positionH relativeFrom="page">
                  <wp:posOffset>711398</wp:posOffset>
                </wp:positionH>
                <wp:positionV relativeFrom="paragraph">
                  <wp:posOffset>269397</wp:posOffset>
                </wp:positionV>
                <wp:extent cx="612076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ED2CD" id="Graphic 3" o:spid="_x0000_s1026" style="position:absolute;margin-left:56pt;margin-top:21.2pt;width:481.9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" path="m6120258,9524l,9524,,,6120258,r,9524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0AE7946C" w14:textId="77777777" w:rsidR="00AC5A37" w:rsidRPr="00AC5A37" w:rsidRDefault="00AC5A37" w:rsidP="00AC5A37">
      <w:pPr>
        <w:bidi/>
        <w:spacing w:before="203"/>
        <w:ind w:left="2474" w:right="2462"/>
        <w:rPr>
          <w:rFonts w:ascii="David" w:hAnsi="David" w:cs="David"/>
          <w:sz w:val="24"/>
          <w:szCs w:val="24"/>
        </w:rPr>
      </w:pPr>
      <w:r w:rsidRPr="00AC5A37">
        <w:rPr>
          <w:rFonts w:ascii="David" w:hAnsi="David" w:cs="David"/>
          <w:spacing w:val="-5"/>
          <w:sz w:val="24"/>
          <w:szCs w:val="24"/>
          <w:rtl/>
        </w:rPr>
        <w:t>פתרון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לדוגמה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</w:rPr>
        <w:t>·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נוצר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אוטומטית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</w:rPr>
        <w:t>·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טיוטה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לבדיקה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</w:rPr>
        <w:t>·</w:t>
      </w:r>
      <w:r w:rsidRPr="00AC5A37">
        <w:rPr>
          <w:rFonts w:ascii="David" w:hAnsi="David" w:cs="David"/>
          <w:spacing w:val="-3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  <w:rtl/>
        </w:rPr>
        <w:t>לשאלה</w:t>
      </w:r>
      <w:r w:rsidRPr="00AC5A37">
        <w:rPr>
          <w:rFonts w:ascii="David" w:hAnsi="David" w:cs="David"/>
          <w:spacing w:val="-4"/>
          <w:sz w:val="24"/>
          <w:szCs w:val="24"/>
          <w:rtl/>
        </w:rPr>
        <w:t xml:space="preserve"> </w:t>
      </w:r>
      <w:r w:rsidRPr="00AC5A37">
        <w:rPr>
          <w:rFonts w:ascii="David" w:hAnsi="David" w:cs="David"/>
          <w:spacing w:val="-2"/>
          <w:sz w:val="24"/>
          <w:szCs w:val="24"/>
        </w:rPr>
        <w:t>2025-D-W-Q1-A</w:t>
      </w:r>
    </w:p>
    <w:p w14:paraId="363D6F56" w14:textId="77777777" w:rsidR="00AE2856" w:rsidRPr="00AC5A37" w:rsidRDefault="00AE2856">
      <w:pPr>
        <w:rPr>
          <w:rFonts w:ascii="David" w:hAnsi="David" w:cs="David"/>
          <w:sz w:val="24"/>
          <w:szCs w:val="24"/>
        </w:rPr>
      </w:pPr>
    </w:p>
    <w:sectPr w:rsidR="00AE2856" w:rsidRPr="00AC5A37" w:rsidSect="00AC5A37">
      <w:pgSz w:w="11900" w:h="16840"/>
      <w:pgMar w:top="10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0454"/>
    <w:multiLevelType w:val="hybridMultilevel"/>
    <w:tmpl w:val="BF8C0DE8"/>
    <w:lvl w:ilvl="0" w:tplc="60EEEDD6">
      <w:numFmt w:val="bullet"/>
      <w:lvlText w:val="-"/>
      <w:lvlJc w:val="left"/>
      <w:pPr>
        <w:ind w:left="720" w:hanging="360"/>
      </w:pPr>
      <w:rPr>
        <w:rFonts w:ascii="David" w:eastAsiaTheme="majorEastAsia" w:hAnsi="David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025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y Shushan">
    <w15:presenceInfo w15:providerId="AD" w15:userId="S-1-5-21-762874693-1655397311-525648235-5170"/>
  </w15:person>
  <w15:person w15:author="Ido Elad">
    <w15:presenceInfo w15:providerId="Windows Live" w15:userId="5d4c5684eadec2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37"/>
    <w:rsid w:val="000A60B4"/>
    <w:rsid w:val="0013761D"/>
    <w:rsid w:val="001D5757"/>
    <w:rsid w:val="0038717D"/>
    <w:rsid w:val="004338E8"/>
    <w:rsid w:val="00587C3F"/>
    <w:rsid w:val="005F5229"/>
    <w:rsid w:val="006A10B5"/>
    <w:rsid w:val="0082721D"/>
    <w:rsid w:val="008F52C7"/>
    <w:rsid w:val="00AC5A37"/>
    <w:rsid w:val="00AE2856"/>
    <w:rsid w:val="00AE375B"/>
    <w:rsid w:val="00BC1351"/>
    <w:rsid w:val="00CB588E"/>
    <w:rsid w:val="00D8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2BA2B"/>
  <w15:chartTrackingRefBased/>
  <w15:docId w15:val="{57A0B3DA-7513-4252-89A6-CE502D95F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bidi/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A37"/>
    <w:pPr>
      <w:widowControl w:val="0"/>
      <w:autoSpaceDE w:val="0"/>
      <w:autoSpaceDN w:val="0"/>
      <w:bidi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C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A3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C5A37"/>
    <w:pPr>
      <w:ind w:left="74" w:right="140"/>
      <w:jc w:val="right"/>
    </w:pPr>
  </w:style>
  <w:style w:type="character" w:customStyle="1" w:styleId="BodyTextChar">
    <w:name w:val="Body Text Char"/>
    <w:basedOn w:val="DefaultParagraphFont"/>
    <w:link w:val="BodyText"/>
    <w:uiPriority w:val="1"/>
    <w:rsid w:val="00AC5A37"/>
    <w:rPr>
      <w:rFonts w:ascii="Microsoft Sans Serif" w:eastAsia="Microsoft Sans Serif" w:hAnsi="Microsoft Sans Serif" w:cs="Microsoft Sans Serif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C5A37"/>
  </w:style>
  <w:style w:type="paragraph" w:styleId="Revision">
    <w:name w:val="Revision"/>
    <w:hidden/>
    <w:uiPriority w:val="99"/>
    <w:semiHidden/>
    <w:rsid w:val="00AC5A37"/>
    <w:pPr>
      <w:bidi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AC5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Shushan</dc:creator>
  <cp:keywords/>
  <dc:description/>
  <cp:lastModifiedBy>Ido Elad</cp:lastModifiedBy>
  <cp:revision>2</cp:revision>
  <dcterms:created xsi:type="dcterms:W3CDTF">2026-08-12T12:45:00Z</dcterms:created>
  <dcterms:modified xsi:type="dcterms:W3CDTF">2026-08-12T12:45:00Z</dcterms:modified>
</cp:coreProperties>
</file>